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920EB8" w14:textId="77777777" w:rsidR="006D1B41" w:rsidRDefault="00E82A97">
      <w:pPr>
        <w:rPr>
          <w:rFonts w:ascii="Arial" w:hAnsi="Arial" w:cs="Arial"/>
          <w:b/>
          <w:bCs/>
          <w:color w:val="C00000"/>
          <w:sz w:val="32"/>
          <w:szCs w:val="36"/>
          <w:highlight w:val="yellow"/>
        </w:rPr>
      </w:pPr>
      <w:r>
        <w:rPr>
          <w:rFonts w:ascii="Arial" w:hAnsi="Arial" w:cs="Arial"/>
          <w:b/>
          <w:bCs/>
          <w:sz w:val="32"/>
          <w:szCs w:val="36"/>
          <w:highlight w:val="yellow"/>
        </w:rPr>
        <w:t>USE THIS TEMPLATE TO SUBMIT YOUR ARTICLE TO A PCI</w:t>
      </w:r>
    </w:p>
    <w:p w14:paraId="0F4B8B27" w14:textId="77777777" w:rsidR="006D1B41" w:rsidRDefault="00E82A97">
      <w:pPr>
        <w:rPr>
          <w:rFonts w:ascii="Arial" w:hAnsi="Arial" w:cs="Arial"/>
          <w:b/>
          <w:bCs/>
          <w:color w:val="C00000"/>
          <w:sz w:val="32"/>
          <w:szCs w:val="36"/>
        </w:rPr>
      </w:pPr>
      <w:r>
        <w:rPr>
          <w:rFonts w:ascii="Arial" w:hAnsi="Arial" w:cs="Arial"/>
          <w:b/>
          <w:bCs/>
          <w:sz w:val="32"/>
          <w:szCs w:val="36"/>
          <w:highlight w:val="yellow"/>
        </w:rPr>
        <w:t xml:space="preserve">DO </w:t>
      </w:r>
      <w:r>
        <w:rPr>
          <w:rFonts w:ascii="Arial" w:hAnsi="Arial" w:cs="Arial"/>
          <w:b/>
          <w:bCs/>
          <w:sz w:val="32"/>
          <w:szCs w:val="36"/>
          <w:highlight w:val="yellow"/>
        </w:rPr>
        <w:t>NOT</w:t>
      </w:r>
      <w:r>
        <w:rPr>
          <w:rFonts w:ascii="Arial" w:hAnsi="Arial" w:cs="Arial"/>
          <w:b/>
          <w:bCs/>
          <w:sz w:val="32"/>
          <w:szCs w:val="36"/>
          <w:highlight w:val="yellow"/>
        </w:rPr>
        <w:t xml:space="preserve"> USE IT TO SUBMIT YOUR ARTICLE TO </w:t>
      </w:r>
      <w:r>
        <w:rPr>
          <w:rFonts w:ascii="Arial" w:hAnsi="Arial" w:cs="Arial"/>
          <w:b/>
          <w:bCs/>
          <w:sz w:val="32"/>
          <w:szCs w:val="36"/>
          <w:highlight w:val="yellow"/>
        </w:rPr>
        <w:t>PEER COMMUNITY JOURNAL</w:t>
      </w:r>
    </w:p>
    <w:p w14:paraId="602616A1" w14:textId="77777777" w:rsidR="006D1B41" w:rsidRDefault="00E82A97">
      <w:pPr>
        <w:tabs>
          <w:tab w:val="left" w:pos="4231"/>
        </w:tabs>
        <w:rPr>
          <w:rStyle w:val="SchwacheHervorhebung"/>
          <w:rFonts w:ascii="Arial" w:hAnsi="Arial" w:cs="Arial"/>
          <w:b/>
          <w:i w:val="0"/>
          <w:iCs w:val="0"/>
          <w:color w:val="auto"/>
          <w:sz w:val="48"/>
          <w:szCs w:val="36"/>
        </w:rPr>
      </w:pPr>
      <w:r>
        <w:t>We Have Already Digitized Them: A Framework for Museum Collections in Research and Teaching</w:t>
      </w:r>
    </w:p>
    <w:p w14:paraId="303F18EC" w14:textId="77777777" w:rsidR="006D1B41" w:rsidRDefault="006D1B41">
      <w:pPr>
        <w:rPr>
          <w:rStyle w:val="SchwacheHervorhebung"/>
          <w:rFonts w:ascii="Arial" w:hAnsi="Arial" w:cs="Arial"/>
          <w:i w:val="0"/>
          <w:sz w:val="48"/>
          <w:szCs w:val="48"/>
        </w:rPr>
      </w:pPr>
    </w:p>
    <w:p w14:paraId="7FABE7ED" w14:textId="77777777" w:rsidR="006D1B41" w:rsidRDefault="00E82A97">
      <w:pPr>
        <w:ind w:right="708"/>
        <w:rPr>
          <w:rFonts w:ascii="Arial" w:hAnsi="Arial" w:cs="Arial"/>
          <w:sz w:val="32"/>
        </w:rPr>
      </w:pPr>
      <w:r>
        <w:rPr>
          <w:rFonts w:ascii="Arial" w:hAnsi="Arial" w:cs="Arial"/>
          <w:sz w:val="32"/>
        </w:rPr>
        <w:t>Salcedo Paparoni Valentina</w:t>
      </w:r>
      <w:r>
        <w:rPr>
          <w:rFonts w:ascii="Arial" w:hAnsi="Arial" w:cs="Arial"/>
          <w:sz w:val="32"/>
          <w:vertAlign w:val="superscript"/>
        </w:rPr>
        <w:t>1</w:t>
      </w:r>
      <w:r>
        <w:rPr>
          <w:rFonts w:ascii="Arial" w:hAnsi="Arial" w:cs="Arial"/>
          <w:sz w:val="32"/>
        </w:rPr>
        <w:t>, Lang Matthias</w:t>
      </w:r>
      <w:r>
        <w:rPr>
          <w:rFonts w:ascii="Arial" w:hAnsi="Arial" w:cs="Arial"/>
          <w:sz w:val="32"/>
          <w:vertAlign w:val="superscript"/>
        </w:rPr>
        <w:t>2</w:t>
      </w:r>
      <w:r>
        <w:rPr>
          <w:rFonts w:ascii="Arial" w:hAnsi="Arial" w:cs="Arial"/>
          <w:sz w:val="32"/>
        </w:rPr>
        <w:t xml:space="preserve">, </w:t>
      </w:r>
      <w:r>
        <w:rPr>
          <w:rFonts w:ascii="Arial" w:hAnsi="Arial" w:cs="Arial"/>
          <w:sz w:val="32"/>
        </w:rPr>
        <w:t>Surname Name*</w:t>
      </w:r>
      <w:r>
        <w:rPr>
          <w:rFonts w:ascii="Arial" w:hAnsi="Arial" w:cs="Arial"/>
          <w:sz w:val="32"/>
          <w:vertAlign w:val="superscript"/>
        </w:rPr>
        <w:t>1</w:t>
      </w:r>
    </w:p>
    <w:p w14:paraId="00ED7945" w14:textId="77777777" w:rsidR="006D1B41" w:rsidRDefault="006D1B41">
      <w:pPr>
        <w:rPr>
          <w:rFonts w:ascii="Arial" w:hAnsi="Arial" w:cs="Arial"/>
          <w:sz w:val="32"/>
          <w:szCs w:val="28"/>
        </w:rPr>
      </w:pPr>
    </w:p>
    <w:p w14:paraId="3151FD72" w14:textId="77777777" w:rsidR="006D1B41" w:rsidRPr="00E82A97" w:rsidRDefault="00E82A97">
      <w:pPr>
        <w:rPr>
          <w:rFonts w:ascii="Arial" w:hAnsi="Arial" w:cs="Arial"/>
          <w:sz w:val="20"/>
          <w:szCs w:val="22"/>
          <w:lang w:val="de-DE"/>
        </w:rPr>
      </w:pPr>
      <w:r w:rsidRPr="00E82A97">
        <w:rPr>
          <w:rFonts w:ascii="Arial" w:hAnsi="Arial" w:cs="Arial"/>
          <w:sz w:val="20"/>
          <w:szCs w:val="22"/>
          <w:vertAlign w:val="superscript"/>
          <w:lang w:val="de-DE"/>
        </w:rPr>
        <w:t>1</w:t>
      </w:r>
      <w:r w:rsidRPr="00E82A97">
        <w:rPr>
          <w:rFonts w:ascii="Arial" w:hAnsi="Arial" w:cs="Arial"/>
          <w:sz w:val="20"/>
          <w:szCs w:val="22"/>
          <w:lang w:val="de-DE"/>
        </w:rPr>
        <w:t xml:space="preserve"> Stiftung Preußischer Kulturbesitz, Staatliche Museen zu Berlin  – Berlin, Germany</w:t>
      </w:r>
    </w:p>
    <w:p w14:paraId="3174CCCB" w14:textId="77777777" w:rsidR="006D1B41" w:rsidRDefault="00E82A97">
      <w:pPr>
        <w:rPr>
          <w:rFonts w:ascii="Arial" w:hAnsi="Arial" w:cs="Arial"/>
          <w:sz w:val="20"/>
          <w:szCs w:val="22"/>
        </w:rPr>
      </w:pPr>
      <w:r>
        <w:rPr>
          <w:rFonts w:ascii="Arial" w:hAnsi="Arial" w:cs="Arial"/>
          <w:sz w:val="20"/>
          <w:szCs w:val="22"/>
          <w:vertAlign w:val="superscript"/>
        </w:rPr>
        <w:t>2</w:t>
      </w:r>
      <w:r>
        <w:rPr>
          <w:rFonts w:ascii="Arial" w:hAnsi="Arial" w:cs="Arial"/>
          <w:sz w:val="20"/>
          <w:szCs w:val="22"/>
        </w:rPr>
        <w:t xml:space="preserve"> University of Bonn, Bonn Center Digital Humanities– Bonn, Germany</w:t>
      </w:r>
    </w:p>
    <w:p w14:paraId="68E14692" w14:textId="77777777" w:rsidR="006D1B41" w:rsidRDefault="006D1B41">
      <w:pPr>
        <w:rPr>
          <w:rFonts w:ascii="Arial" w:hAnsi="Arial" w:cs="Arial"/>
          <w:sz w:val="20"/>
          <w:szCs w:val="22"/>
        </w:rPr>
      </w:pPr>
    </w:p>
    <w:p w14:paraId="255D47CA" w14:textId="77777777" w:rsidR="006D1B41" w:rsidRDefault="00E82A97">
      <w:pPr>
        <w:rPr>
          <w:rFonts w:ascii="Arial" w:hAnsi="Arial" w:cs="Arial"/>
          <w:sz w:val="20"/>
          <w:szCs w:val="22"/>
        </w:rPr>
      </w:pPr>
      <w:r>
        <w:rPr>
          <w:rFonts w:ascii="Arial" w:hAnsi="Arial" w:cs="Arial"/>
          <w:sz w:val="20"/>
          <w:szCs w:val="22"/>
        </w:rPr>
        <w:t>*Corresponding author</w:t>
      </w:r>
    </w:p>
    <w:p w14:paraId="0697CC08" w14:textId="77777777" w:rsidR="006D1B41" w:rsidRDefault="00E82A97">
      <w:pPr>
        <w:rPr>
          <w:rFonts w:ascii="Arial" w:hAnsi="Arial" w:cs="Arial"/>
          <w:sz w:val="20"/>
          <w:szCs w:val="22"/>
        </w:rPr>
      </w:pPr>
      <w:r>
        <w:rPr>
          <w:rFonts w:ascii="Arial" w:hAnsi="Arial" w:cs="Arial"/>
          <w:sz w:val="20"/>
          <w:szCs w:val="22"/>
        </w:rPr>
        <w:t>Correspondence: mail.mail@mail.xx</w:t>
      </w:r>
    </w:p>
    <w:p w14:paraId="087AF280" w14:textId="77777777" w:rsidR="006D1B41" w:rsidRDefault="006D1B41">
      <w:pPr>
        <w:ind w:left="-2127"/>
        <w:rPr>
          <w:rFonts w:ascii="Arial" w:hAnsi="Arial" w:cs="Arial"/>
          <w:sz w:val="28"/>
          <w:szCs w:val="28"/>
        </w:rPr>
      </w:pPr>
    </w:p>
    <w:p w14:paraId="6FB5D6B0" w14:textId="77777777" w:rsidR="006D1B41" w:rsidRDefault="006D1B41">
      <w:pPr>
        <w:ind w:left="-2127"/>
        <w:rPr>
          <w:rFonts w:ascii="Arial" w:hAnsi="Arial" w:cs="Arial"/>
          <w:sz w:val="28"/>
          <w:szCs w:val="28"/>
        </w:rPr>
      </w:pPr>
    </w:p>
    <w:p w14:paraId="2DFA1500" w14:textId="77777777" w:rsidR="006D1B41" w:rsidRDefault="00E82A97">
      <w:pPr>
        <w:shd w:val="clear" w:color="auto" w:fill="E7E6E6" w:themeFill="background2"/>
        <w:rPr>
          <w:rFonts w:ascii="Arial" w:hAnsi="Arial" w:cs="Arial"/>
          <w:b/>
          <w:smallCaps/>
          <w:sz w:val="28"/>
          <w:szCs w:val="21"/>
        </w:rPr>
      </w:pPr>
      <w:r>
        <w:rPr>
          <w:rFonts w:ascii="Arial" w:hAnsi="Arial" w:cs="Arial"/>
          <w:b/>
          <w:smallCaps/>
          <w:sz w:val="28"/>
          <w:szCs w:val="21"/>
        </w:rPr>
        <w:t>Abstract</w:t>
      </w:r>
    </w:p>
    <w:p w14:paraId="6E046C9A" w14:textId="77777777" w:rsidR="006D1B41" w:rsidRDefault="00E82A97">
      <w:pPr>
        <w:shd w:val="clear" w:color="auto" w:fill="E7E6E6" w:themeFill="background2"/>
        <w:rPr>
          <w:rFonts w:ascii="Arial" w:hAnsi="Arial" w:cs="Arial"/>
          <w:iCs/>
          <w:sz w:val="24"/>
          <w:szCs w:val="16"/>
          <w:lang w:val="fr-FR"/>
        </w:rPr>
      </w:pPr>
      <w:r>
        <w:t xml:space="preserve">Museums digitize their collections in three dimensions at an increasing rate, and recommendations on how to document the results abound. Yet the products of digitization intended for reuse rarely state what they show of their objects and what they do not: </w:t>
      </w:r>
      <w:r>
        <w:t xml:space="preserve">whether a feature was captured, could not be captured or was reconstructed in processing – and who decided. This paper presents the digital authenticity profile, first proposed by Lang and Salcedo Paparoni (2025), as the core of a conceptual framework for </w:t>
      </w:r>
      <w:r>
        <w:t>documenting these decisions.</w:t>
      </w:r>
      <w:ins w:id="0" w:author="Matthias Lang" w:date="2026-10-23T09:30:00Z">
        <w:r>
          <w:t xml:space="preserve"> Against the notion of the digital twin, it treats a 3D model as a partial digital shadow of its object, which refers to the original without coinciding with it.</w:t>
        </w:r>
      </w:ins>
      <w:r>
        <w:t xml:space="preserve"> Drawing on the use of authenticity in archival science, library an</w:t>
      </w:r>
      <w:r>
        <w:t>d information science and museums, it distinguishes the authenticity of a digital resource as a record from its reliability as a statement about its object, and argues that documented decisions are what link the two. The profile is neither a certificate no</w:t>
      </w:r>
      <w:r>
        <w:t>r a metadata schema. Negotiated among those whose knowledge shapes a model – curators and conservators, capture specialists and those who process the data – it records before, during and after digitization – Reference, Capture and Representation – which fe</w:t>
      </w:r>
      <w:r>
        <w:t>atures of an object matter, how they were treated and why. The paper outlines how the profile is expressed in CARARE as a metadata schema, recorded with an entry tool and delivered as a package for reuse in research and teaching. The framework relies on ex</w:t>
      </w:r>
      <w:r>
        <w:t>isting tools without depending on them. Documentation, in this view, is the transmission of a process: it states what a 3D model is the result of.</w:t>
      </w:r>
    </w:p>
    <w:p w14:paraId="3AC7345A" w14:textId="77777777" w:rsidR="006D1B41" w:rsidRDefault="006D1B41">
      <w:pPr>
        <w:shd w:val="clear" w:color="auto" w:fill="E7E6E6" w:themeFill="background2"/>
        <w:rPr>
          <w:rFonts w:ascii="Arial" w:hAnsi="Arial" w:cs="Arial"/>
          <w:iCs/>
          <w:szCs w:val="16"/>
          <w:lang w:val="fr-FR"/>
        </w:rPr>
      </w:pPr>
    </w:p>
    <w:p w14:paraId="07302376" w14:textId="77777777" w:rsidR="006D1B41" w:rsidRDefault="006D1B41">
      <w:pPr>
        <w:shd w:val="clear" w:color="auto" w:fill="E7E6E6" w:themeFill="background2"/>
        <w:rPr>
          <w:rFonts w:ascii="Arial" w:hAnsi="Arial" w:cs="Arial"/>
          <w:szCs w:val="16"/>
          <w:lang w:val="fr-FR"/>
        </w:rPr>
      </w:pPr>
    </w:p>
    <w:p w14:paraId="5CCD1346" w14:textId="77777777" w:rsidR="006D1B41" w:rsidRDefault="00E82A97">
      <w:pPr>
        <w:shd w:val="clear" w:color="auto" w:fill="E7E6E6" w:themeFill="background2"/>
        <w:rPr>
          <w:rFonts w:ascii="Arial" w:hAnsi="Arial" w:cs="Arial"/>
          <w:szCs w:val="16"/>
        </w:rPr>
      </w:pPr>
      <w:r>
        <w:t>Keywords: 3D digitization; authenticity; reliability; documentation;</w:t>
      </w:r>
      <w:ins w:id="1" w:author="Matthias Lang" w:date="2026-10-23T09:30:00Z">
        <w:r>
          <w:t xml:space="preserve"> paradata; digital twin; digital shadow</w:t>
        </w:r>
        <w:r>
          <w:t>;</w:t>
        </w:r>
      </w:ins>
      <w:r>
        <w:t xml:space="preserve"> decision-making; museum collections; CARARE; data reuse</w:t>
      </w:r>
    </w:p>
    <w:p w14:paraId="4269411E" w14:textId="77777777" w:rsidR="006D1B41" w:rsidRDefault="00E82A97">
      <w:pPr>
        <w:pStyle w:val="PCJSection"/>
        <w:jc w:val="both"/>
        <w:rPr>
          <w:rFonts w:cs="Arial"/>
        </w:rPr>
      </w:pPr>
      <w:r>
        <w:br w:type="page"/>
      </w:r>
    </w:p>
    <w:p w14:paraId="5AF3E9D3" w14:textId="77777777" w:rsidR="006D1B41" w:rsidRDefault="00E82A97">
      <w:pPr>
        <w:pStyle w:val="PCJSection"/>
        <w:spacing w:before="0"/>
        <w:rPr>
          <w:rFonts w:cs="Arial"/>
        </w:rPr>
      </w:pPr>
      <w:r>
        <w:lastRenderedPageBreak/>
        <w:t>Introduction: the documentation gap</w:t>
      </w:r>
    </w:p>
    <w:p w14:paraId="5A5E19E5" w14:textId="77777777" w:rsidR="006D1B41" w:rsidRDefault="00E82A97">
      <w:pPr>
        <w:pStyle w:val="PCJtext"/>
        <w:ind w:firstLine="0"/>
      </w:pPr>
      <w:r>
        <w:t>Museums are digitizing their collections in three dimensions at an increasing rate, and the volume of 3D data has grown faster than the means of curating it (Ro</w:t>
      </w:r>
      <w:r>
        <w:t>berts Thompson et al., 2026, p. 1). The call to document is not new. In heritage visualization, paradata and transparency have been discussed for more than a decade (</w:t>
      </w:r>
      <w:proofErr w:type="spellStart"/>
      <w:r>
        <w:t>Bentkowska-Kafel</w:t>
      </w:r>
      <w:proofErr w:type="spellEnd"/>
      <w:r>
        <w:t xml:space="preserve"> et al., 2012), and recent recommendations carry the concepts of physical </w:t>
      </w:r>
      <w:r>
        <w:t>collection care over to digital curation (Roberts Thompson et al., 2026) or set out the metadata that 3D data require at each stage of their life cycle (Blundell et al., 2020, p. 1).</w:t>
      </w:r>
    </w:p>
    <w:p w14:paraId="671442A7" w14:textId="77777777" w:rsidR="006D1B41" w:rsidRDefault="00E82A97">
      <w:pPr>
        <w:pStyle w:val="PCJtext"/>
        <w:ind w:firstLine="0"/>
      </w:pPr>
      <w:r>
        <w:t>Yet the products of digitization that are meant for reuse often leave a b</w:t>
      </w:r>
      <w:r>
        <w:t>asic question open: what does this 3D model show of its object, and what not? A model may look complete and still contain surfaces that were never measured</w:t>
      </w:r>
      <w:r>
        <w:t>. A hole in a mesh may be a gap in the capture – or damage to the object, closed in processing becaus</w:t>
      </w:r>
      <w:r>
        <w:t xml:space="preserve">e no one had said that it mattered. </w:t>
      </w:r>
      <w:r>
        <w:t>Without documentation of such decisions, the difference cannot be told; the model can be consumed, but not interpreted.</w:t>
      </w:r>
    </w:p>
    <w:p w14:paraId="0F4DE00E" w14:textId="77777777" w:rsidR="006D1B41" w:rsidRDefault="00E82A97">
      <w:pPr>
        <w:pStyle w:val="PCJtext"/>
        <w:ind w:firstLine="0"/>
      </w:pPr>
      <w:r>
        <w:t xml:space="preserve">This holds for every scenario of reuse – research, teaching or a visit to a museum prepared online. </w:t>
      </w:r>
      <w:r>
        <w:t xml:space="preserve">Reproductions in circulation shape how an object is perceived; the case of Vermeer’s </w:t>
      </w:r>
      <w:r>
        <w:rPr>
          <w:i/>
        </w:rPr>
        <w:t>Milkmaid</w:t>
      </w:r>
      <w:r>
        <w:t xml:space="preserve">, whose many poor copies online undermined trust even in the museum’s own reproductions, shows how far this can reach (Lang &amp; Salcedo Paparoni, 2025a, p. 194). </w:t>
      </w:r>
      <w:proofErr w:type="spellStart"/>
      <w:r>
        <w:t>Trant</w:t>
      </w:r>
      <w:proofErr w:type="spellEnd"/>
      <w:r>
        <w:t xml:space="preserve"> argued early on that museums “must feel that the delivery of quality information is part of their responsibility for interpreting the past” (</w:t>
      </w:r>
      <w:proofErr w:type="spellStart"/>
      <w:r>
        <w:t>Trant</w:t>
      </w:r>
      <w:proofErr w:type="spellEnd"/>
      <w:r>
        <w:t>, 1997, p. 15). For 3D data, quality includes knowing what a model is.</w:t>
      </w:r>
    </w:p>
    <w:p w14:paraId="39993554" w14:textId="77777777" w:rsidR="006D1B41" w:rsidRDefault="00E82A97">
      <w:pPr>
        <w:pStyle w:val="PCJtext"/>
        <w:ind w:firstLine="0"/>
      </w:pPr>
      <w:r>
        <w:t>Levy compared the problem of auth</w:t>
      </w:r>
      <w:r>
        <w:t>enticity in a digital environment to a picture puzzle: among hundreds of figures, only one is Waldo; the rest are impostors and look-alikes (Levy, 2000, p. 24). The puzzle can be solved because Waldo is unique and the reader knows what he looks like. The d</w:t>
      </w:r>
      <w:r>
        <w:t>igital realm offers neither condition: it has no originals, only copies (Levy, 2000, pp. 24–25).</w:t>
      </w:r>
    </w:p>
    <w:p w14:paraId="459FB2DA" w14:textId="77777777" w:rsidR="006D1B41" w:rsidRDefault="00E82A97">
      <w:pPr>
        <w:pStyle w:val="PCJtext"/>
        <w:ind w:firstLine="0"/>
      </w:pPr>
      <w:r>
        <w:t xml:space="preserve">This paper does not return to the question raised in an earlier paper: which of the features that make an object authentic are carried over into a 3D model, and which are lost (Lang &amp; Salcedo Paparoni, 2025a). It asks how the </w:t>
      </w:r>
      <w:r>
        <w:rPr>
          <w:i/>
          <w:iCs/>
        </w:rPr>
        <w:t>digital authenticity profile</w:t>
      </w:r>
      <w:r>
        <w:t xml:space="preserve"> p</w:t>
      </w:r>
      <w:r>
        <w:t>roposed there can work as a framework for the decisions taken in digitization – what has to be decided, by whom, and how the decisions can be documented so that a model can be reused in research and teaching. The profile is meant not as a further obligatio</w:t>
      </w:r>
      <w:r>
        <w:t>n to document, but as an answer to a problem of resource management: how to deliver digital resources whose relation to their objects can be understood.</w:t>
      </w:r>
    </w:p>
    <w:p w14:paraId="1A9D3F26" w14:textId="77777777" w:rsidR="006D1B41" w:rsidRDefault="00E82A97">
      <w:pPr>
        <w:pStyle w:val="PCJtext"/>
        <w:ind w:firstLine="0"/>
        <w:rPr>
          <w:ins w:id="2" w:author="Matthias Lang" w:date="2026-10-23T09:30:00Z"/>
        </w:rPr>
      </w:pPr>
      <w:ins w:id="3" w:author="Matthias Lang" w:date="2026-10-23T09:30:00Z">
        <w:r>
          <w:t>A note on terms is needed at the outset. The earlier paper still spoke of digital twins and memory twin</w:t>
        </w:r>
        <w:r>
          <w:t>s (Lang &amp; Salcedo Paparoni, 2025a); we abandon both terms here. In engineering, a digital twin is defined not by its likeness to an object but by a continuous, automated and bidirectional flow of data that keeps model and object coupled while the object ch</w:t>
        </w:r>
        <w:r>
          <w:t>anges (Wright &amp; Davidson, 2020). The digitization of a museum object involves no such loop. It fixes one state of the object, and nothing flows back. Most 3D models in heritage are therefore, as Huggett (2023) put it, models and not digital twins. Proposal</w:t>
        </w:r>
        <w:r>
          <w:t>s to extend the digital twin into a memory twin that also carries narrative, meaning and identity (Ioannides, 2026, pp. vi–vii) add a layer of interpretation without addressing what the capture could not register; they move the claim to a copy from geometr</w:t>
        </w:r>
        <w:r>
          <w:t>y to semantics. Production engineering offers a more modest term for a requirement-driven, sufficiently accurate image of an actual state: the digital shadow (Schuh et al., 2020). A shadow points to its original without claiming to coincide with it. The pr</w:t>
        </w:r>
        <w:r>
          <w:t>ofile presented here documents the outline of that shadow: what a model shows of its object, and where it falls short.</w:t>
        </w:r>
      </w:ins>
    </w:p>
    <w:p w14:paraId="1D8C4224" w14:textId="77777777" w:rsidR="006D1B41" w:rsidRDefault="00E82A97">
      <w:pPr>
        <w:pStyle w:val="PCJtext"/>
        <w:ind w:firstLine="0"/>
      </w:pPr>
      <w:r>
        <w:t xml:space="preserve">We use </w:t>
      </w:r>
      <w:r>
        <w:rPr>
          <w:i/>
        </w:rPr>
        <w:t>framework</w:t>
      </w:r>
      <w:r>
        <w:t xml:space="preserve"> in a specific sense: a conceptual structure, not a tool. Its core is the digital authenticity profile. Where paradata an</w:t>
      </w:r>
      <w:r>
        <w:t>d processing metadata record the steps of a workflow (</w:t>
      </w:r>
      <w:proofErr w:type="spellStart"/>
      <w:r>
        <w:t>Bentkowska-Kafel</w:t>
      </w:r>
      <w:proofErr w:type="spellEnd"/>
      <w:r>
        <w:t xml:space="preserve"> et al., 2012; Blundell et al., 2020), and significant properties name what a copy must preserve (Yeo, 2010), the profile starts from the object: it records which of its features matter,</w:t>
      </w:r>
      <w:r>
        <w:t xml:space="preserve"> what became of each – captured, not captured or simulated – whether an absence results from a limit or from a decision, and who made that decision. Around this core, the framework comprises three layers: the concepts that define what the profile declares </w:t>
      </w:r>
      <w:r>
        <w:t xml:space="preserve">(authenticity, authentication and reliability); the procedure that assigns decisions to phases and people (Reference, Capture and Representation; curators and conservators, capture specialists, those who process the data); and </w:t>
      </w:r>
      <w:r>
        <w:lastRenderedPageBreak/>
        <w:t>an implementation that record</w:t>
      </w:r>
      <w:r>
        <w:t>s, exchanges and preserves the profile. A methodology that waits for tools of its own is rarely applied; the framework therefore relies on tools that already exist, and each of them can be replaced. What holds it together is one question, asked at every st</w:t>
      </w:r>
      <w:r>
        <w:t xml:space="preserve">ep: what </w:t>
      </w:r>
      <w:proofErr w:type="gramStart"/>
      <w:r>
        <w:t>are</w:t>
      </w:r>
      <w:proofErr w:type="gramEnd"/>
      <w:r>
        <w:t xml:space="preserve"> the metadata for, and how will they be used?</w:t>
      </w:r>
    </w:p>
    <w:p w14:paraId="28D20E6F" w14:textId="77777777" w:rsidR="006D1B41" w:rsidRDefault="00E82A97">
      <w:pPr>
        <w:pStyle w:val="PCJtext"/>
        <w:ind w:firstLine="0"/>
      </w:pPr>
      <w:r>
        <w:t>The paper first clarifies how the term authenticity is used in different traditions and why the distinction between authenticity and reliability matters for digital resources. It then presents the p</w:t>
      </w:r>
      <w:r>
        <w:t xml:space="preserve">rofile and the way it is recorded, exchanged and packaged. A comparison of two 3D models of the same object shows why a resource can be authentic as a record and still say little about its object. A section on teaching and virtual reality and a discussion </w:t>
      </w:r>
      <w:r>
        <w:t>of the limits of the approach conclude the paper.</w:t>
      </w:r>
    </w:p>
    <w:p w14:paraId="1D808A60" w14:textId="77777777" w:rsidR="006D1B41" w:rsidRDefault="00E82A97">
      <w:pPr>
        <w:pStyle w:val="PCJSection"/>
        <w:rPr>
          <w:rFonts w:cs="Arial"/>
        </w:rPr>
      </w:pPr>
      <w:r>
        <w:t>Authentic on whose authority? The term across traditions</w:t>
      </w:r>
    </w:p>
    <w:p w14:paraId="67493461" w14:textId="77777777" w:rsidR="006D1B41" w:rsidRDefault="00E82A97">
      <w:pPr>
        <w:pStyle w:val="PCJSubsection"/>
        <w:rPr>
          <w:rFonts w:cs="Arial"/>
        </w:rPr>
      </w:pPr>
      <w:r>
        <w:t>From author to authority</w:t>
      </w:r>
    </w:p>
    <w:p w14:paraId="7E6B4D38" w14:textId="77777777" w:rsidR="006D1B41" w:rsidRDefault="00E82A97">
      <w:pPr>
        <w:pStyle w:val="PCJtext"/>
        <w:ind w:firstLine="0"/>
      </w:pPr>
      <w:r>
        <w:t xml:space="preserve">Authenticity goes back to the Greek </w:t>
      </w:r>
      <w:proofErr w:type="spellStart"/>
      <w:r>
        <w:rPr>
          <w:i/>
        </w:rPr>
        <w:t>authéntēs</w:t>
      </w:r>
      <w:proofErr w:type="spellEnd"/>
      <w:r>
        <w:t xml:space="preserve"> (α</w:t>
      </w:r>
      <w:proofErr w:type="spellStart"/>
      <w:r>
        <w:t>ὐθέντης</w:t>
      </w:r>
      <w:proofErr w:type="spellEnd"/>
      <w:r>
        <w:t xml:space="preserve">), a word that named a person rather than a quality: the “author” or </w:t>
      </w:r>
      <w:r>
        <w:t>“perpetrator” of a deed (</w:t>
      </w:r>
      <w:proofErr w:type="spellStart"/>
      <w:r>
        <w:t>Beekes</w:t>
      </w:r>
      <w:proofErr w:type="spellEnd"/>
      <w:r>
        <w:t xml:space="preserve">, 2010, p. 169). At its origin, the word describes someone who acts on their own account – an agent, not an attribute. It is etymologically unrelated to authority. Latin </w:t>
      </w:r>
      <w:proofErr w:type="spellStart"/>
      <w:r>
        <w:rPr>
          <w:i/>
        </w:rPr>
        <w:t>auctor</w:t>
      </w:r>
      <w:proofErr w:type="spellEnd"/>
      <w:r>
        <w:t xml:space="preserve">, despite the resemblance, belongs to </w:t>
      </w:r>
      <w:proofErr w:type="spellStart"/>
      <w:r>
        <w:rPr>
          <w:i/>
        </w:rPr>
        <w:t>augēre</w:t>
      </w:r>
      <w:proofErr w:type="spellEnd"/>
      <w:r>
        <w:t>, “to</w:t>
      </w:r>
      <w:r>
        <w:t xml:space="preserve"> increase,” and the derived </w:t>
      </w:r>
      <w:proofErr w:type="spellStart"/>
      <w:r>
        <w:rPr>
          <w:i/>
        </w:rPr>
        <w:t>auctōritās</w:t>
      </w:r>
      <w:proofErr w:type="spellEnd"/>
      <w:r>
        <w:t xml:space="preserve"> means “right of ownership, authority” (de </w:t>
      </w:r>
      <w:proofErr w:type="spellStart"/>
      <w:r>
        <w:t>Vaan</w:t>
      </w:r>
      <w:proofErr w:type="spellEnd"/>
      <w:r>
        <w:t>, 2008, p. 61). The two words meet in practice, not in language: authenticity has always needed someone with the standing to vouch for it. In the ancient world, a document</w:t>
      </w:r>
      <w:r>
        <w:t xml:space="preserve"> counted as authentic because it was kept in a designated place; authenticity was “not an intrinsic character of documents but is accorded to them” by their custody (</w:t>
      </w:r>
      <w:proofErr w:type="spellStart"/>
      <w:r>
        <w:t>Duranti</w:t>
      </w:r>
      <w:proofErr w:type="spellEnd"/>
      <w:r>
        <w:t xml:space="preserve">, 1989, p. 12). </w:t>
      </w:r>
      <w:proofErr w:type="spellStart"/>
      <w:r>
        <w:t>Diplomatics</w:t>
      </w:r>
      <w:proofErr w:type="spellEnd"/>
      <w:r>
        <w:t xml:space="preserve">, founded by Jean </w:t>
      </w:r>
      <w:proofErr w:type="spellStart"/>
      <w:r>
        <w:t>Mabillon</w:t>
      </w:r>
      <w:proofErr w:type="spellEnd"/>
      <w:r>
        <w:t xml:space="preserve"> in 1681, turned the question </w:t>
      </w:r>
      <w:r>
        <w:t>into a method of examination (</w:t>
      </w:r>
      <w:proofErr w:type="spellStart"/>
      <w:r>
        <w:t>Duranti</w:t>
      </w:r>
      <w:proofErr w:type="spellEnd"/>
      <w:r>
        <w:t>, 1989, p. 13). It asks how a document came into being, how it is built and handed down, and how it relates to the facts it records and to those who made it (</w:t>
      </w:r>
      <w:proofErr w:type="spellStart"/>
      <w:r>
        <w:t>Duranti</w:t>
      </w:r>
      <w:proofErr w:type="spellEnd"/>
      <w:r>
        <w:t>, 1989, p. 7). Because the method examines how a docum</w:t>
      </w:r>
      <w:r>
        <w:t>ent was made and how its content is shaped – its physical and intellectual form – rather than whether that content is true, it could be carried into the digital environment (</w:t>
      </w:r>
      <w:proofErr w:type="spellStart"/>
      <w:r>
        <w:t>Duranti</w:t>
      </w:r>
      <w:proofErr w:type="spellEnd"/>
      <w:r>
        <w:t xml:space="preserve">, 1989, pp. 7, 15). In the </w:t>
      </w:r>
      <w:proofErr w:type="spellStart"/>
      <w:r>
        <w:t>InterPARES</w:t>
      </w:r>
      <w:proofErr w:type="spellEnd"/>
      <w:r>
        <w:t xml:space="preserve"> project, </w:t>
      </w:r>
      <w:proofErr w:type="spellStart"/>
      <w:r>
        <w:t>Duranti</w:t>
      </w:r>
      <w:proofErr w:type="spellEnd"/>
      <w:r>
        <w:t xml:space="preserve"> used it to define th</w:t>
      </w:r>
      <w:r>
        <w:t>e conceptual requirements for authentic electronic records: a record must first of all have a fixed form, and its essential elements must be identifiable and verifiable over time (</w:t>
      </w:r>
      <w:proofErr w:type="spellStart"/>
      <w:r>
        <w:t>Duranti</w:t>
      </w:r>
      <w:proofErr w:type="spellEnd"/>
      <w:r>
        <w:t>, 2001, pp. 625–626).</w:t>
      </w:r>
    </w:p>
    <w:p w14:paraId="757E5154" w14:textId="77777777" w:rsidR="006D1B41" w:rsidRDefault="00E82A97">
      <w:pPr>
        <w:pStyle w:val="PCJSubsection"/>
        <w:rPr>
          <w:rFonts w:cs="Arial"/>
        </w:rPr>
      </w:pPr>
      <w:r>
        <w:t>Three traditions, one word</w:t>
      </w:r>
    </w:p>
    <w:p w14:paraId="0A030A9D" w14:textId="77777777" w:rsidR="006D1B41" w:rsidRDefault="00E82A97">
      <w:pPr>
        <w:pStyle w:val="PCJtext"/>
        <w:ind w:firstLine="0"/>
      </w:pPr>
      <w:r>
        <w:t>The word has since s</w:t>
      </w:r>
      <w:r>
        <w:t>ettled into different meanings in different domains (Table 1). In archives, authenticity is said of a record: a record is what it purports to be, “immune from corruption or tampering,” and this is established through custody and documented procedure (</w:t>
      </w:r>
      <w:proofErr w:type="spellStart"/>
      <w:r>
        <w:t>Duran</w:t>
      </w:r>
      <w:r>
        <w:t>ti</w:t>
      </w:r>
      <w:proofErr w:type="spellEnd"/>
      <w:r>
        <w:t>, 2001, p. 626). In library and information science, it is said of a copy: being authentic means being “who or what you seem or claim to be” (Levy, 2000, p. 24), assessed through trust in the source and the integrity of the bits (Lynch, 2000, pp. 38–40).</w:t>
      </w:r>
      <w:r>
        <w:t xml:space="preserve"> Both traditions keep authenticity apart from truth: “an authentic document may faithfully transmit complete falsehoods” (Lynch, 2000, p. 36). In museums, authenticity is said of the physical object and established by material evidence – material, techniqu</w:t>
      </w:r>
      <w:r>
        <w:t xml:space="preserve">e, traces of use and damage – and by the judgment of the institution (Lang &amp; Salcedo Paparoni, 2025a); as </w:t>
      </w:r>
      <w:proofErr w:type="spellStart"/>
      <w:r>
        <w:t>Trant</w:t>
      </w:r>
      <w:proofErr w:type="spellEnd"/>
      <w:r>
        <w:t xml:space="preserve"> noted, “detailed knowledge about the actual construction of a work is one of the keys to establishing its authenticity” (1997, p. 12). Here the </w:t>
      </w:r>
      <w:r>
        <w:t>separation from truth is far less clear: an authentic object is expected to be what it seems in every respect. A 3D model of a museum object stands where the three traditions meet: it is a digital record, a copy and a representation of a material original.</w:t>
      </w:r>
    </w:p>
    <w:p w14:paraId="31BAEFB2" w14:textId="77777777" w:rsidR="006D1B41" w:rsidRDefault="00E82A97">
      <w:pPr>
        <w:pStyle w:val="PCJtext"/>
        <w:ind w:firstLine="0"/>
        <w:rPr>
          <w:ins w:id="4" w:author="Matthias Lang" w:date="2026-10-23T09:30:00Z"/>
        </w:rPr>
      </w:pPr>
      <w:ins w:id="5" w:author="Matthias Lang" w:date="2026-10-23T09:30:00Z">
        <w:r>
          <w:t>Heritage conservation has long treated authenticity as relational rather than fixed. The Nara Document on Authenticity locates it in a range of sources of information about the original, from form and design, materials and substance to use and function, t</w:t>
        </w:r>
        <w:r>
          <w:t xml:space="preserve">raditions and techniques, and judges these within their cultural context (ICOMOS, ICCROM, &amp; UNESCO, 1994). For digital visualizations, Hermon and </w:t>
        </w:r>
        <w:proofErr w:type="spellStart"/>
        <w:r>
          <w:t>Niccolucci</w:t>
        </w:r>
        <w:proofErr w:type="spellEnd"/>
        <w:r>
          <w:t xml:space="preserve"> (2018, pp. 37–39) shift the question from likeness to </w:t>
        </w:r>
        <w:r>
          <w:lastRenderedPageBreak/>
          <w:t>process: since there is no protocol for measu</w:t>
        </w:r>
        <w:r>
          <w:t>ring the material agreement between an original and its visualization, authenticity can only rest on whether the process that produced the visualization can be followed and assessed. Jensen (2018, p. 65) puts it in similar terms. The authenticity of docume</w:t>
        </w:r>
        <w:r>
          <w:t>ntation concerns how traceable the relation between a representation and a past state is made, in the knowledge that every representation is derived. Where this transparency is missing, a 3D model acquires what Garstki (2018, pp. 75–76) calls virtual autho</w:t>
        </w:r>
        <w:r>
          <w:t>rity: it claims the standing of a documentary witness, and the claim goes unchallenged precisely because its making is opaque.</w:t>
        </w:r>
      </w:ins>
    </w:p>
    <w:p w14:paraId="6B8A3E27" w14:textId="77777777" w:rsidR="006D1B41" w:rsidRDefault="00E82A97">
      <w:pPr>
        <w:pStyle w:val="PCJtablelegend"/>
        <w:rPr>
          <w:rFonts w:cs="Arial"/>
        </w:rPr>
      </w:pPr>
      <w:r>
        <w:rPr>
          <w:b/>
        </w:rPr>
        <w:t>Table 1.</w:t>
      </w:r>
      <w:r>
        <w:t xml:space="preserve"> Authenticity in three traditions.</w:t>
      </w:r>
    </w:p>
    <w:tbl>
      <w:tblPr>
        <w:tblStyle w:val="EinfacheTabelle4"/>
        <w:tblW w:w="9024" w:type="dxa"/>
        <w:tblLayout w:type="fixed"/>
        <w:tblLook w:val="04A0" w:firstRow="1" w:lastRow="0" w:firstColumn="1" w:lastColumn="0" w:noHBand="0" w:noVBand="1"/>
      </w:tblPr>
      <w:tblGrid>
        <w:gridCol w:w="2257"/>
        <w:gridCol w:w="2256"/>
        <w:gridCol w:w="2256"/>
        <w:gridCol w:w="2255"/>
      </w:tblGrid>
      <w:tr w:rsidR="006D1B41" w14:paraId="665878C8" w14:textId="77777777" w:rsidTr="006D1B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317F4ABE" w14:textId="77777777" w:rsidR="006D1B41" w:rsidRDefault="006D1B41">
            <w:pPr>
              <w:pStyle w:val="PCJTable"/>
              <w:rPr>
                <w:b w:val="0"/>
                <w:bCs w:val="0"/>
              </w:rPr>
            </w:pPr>
          </w:p>
        </w:tc>
        <w:tc>
          <w:tcPr>
            <w:tcW w:w="2256" w:type="dxa"/>
          </w:tcPr>
          <w:p w14:paraId="7B631623" w14:textId="77777777" w:rsidR="006D1B41" w:rsidRDefault="00E82A97">
            <w:pPr>
              <w:pStyle w:val="PCJTable"/>
              <w:cnfStyle w:val="100000000000" w:firstRow="1" w:lastRow="0" w:firstColumn="0" w:lastColumn="0" w:oddVBand="0" w:evenVBand="0" w:oddHBand="0" w:evenHBand="0" w:firstRowFirstColumn="0" w:firstRowLastColumn="0" w:lastRowFirstColumn="0" w:lastRowLastColumn="0"/>
              <w:rPr>
                <w:b w:val="0"/>
                <w:bCs w:val="0"/>
              </w:rPr>
            </w:pPr>
            <w:r>
              <w:t>Archive</w:t>
            </w:r>
          </w:p>
        </w:tc>
        <w:tc>
          <w:tcPr>
            <w:tcW w:w="2256" w:type="dxa"/>
          </w:tcPr>
          <w:p w14:paraId="235548FC" w14:textId="77777777" w:rsidR="006D1B41" w:rsidRDefault="00E82A97">
            <w:pPr>
              <w:pStyle w:val="PCJTable"/>
              <w:cnfStyle w:val="100000000000" w:firstRow="1" w:lastRow="0" w:firstColumn="0" w:lastColumn="0" w:oddVBand="0" w:evenVBand="0" w:oddHBand="0" w:evenHBand="0" w:firstRowFirstColumn="0" w:firstRowLastColumn="0" w:lastRowFirstColumn="0" w:lastRowLastColumn="0"/>
              <w:rPr>
                <w:b w:val="0"/>
                <w:bCs w:val="0"/>
              </w:rPr>
            </w:pPr>
            <w:r>
              <w:t>Library and information science</w:t>
            </w:r>
          </w:p>
        </w:tc>
        <w:tc>
          <w:tcPr>
            <w:tcW w:w="2255" w:type="dxa"/>
          </w:tcPr>
          <w:p w14:paraId="19DDA039" w14:textId="77777777" w:rsidR="006D1B41" w:rsidRDefault="00E82A97">
            <w:pPr>
              <w:pStyle w:val="PCJTable"/>
              <w:cnfStyle w:val="100000000000" w:firstRow="1" w:lastRow="0" w:firstColumn="0" w:lastColumn="0" w:oddVBand="0" w:evenVBand="0" w:oddHBand="0" w:evenHBand="0" w:firstRowFirstColumn="0" w:firstRowLastColumn="0" w:lastRowFirstColumn="0" w:lastRowLastColumn="0"/>
              <w:rPr>
                <w:b w:val="0"/>
                <w:bCs w:val="0"/>
              </w:rPr>
            </w:pPr>
            <w:r>
              <w:t>Museum</w:t>
            </w:r>
          </w:p>
        </w:tc>
      </w:tr>
      <w:tr w:rsidR="006D1B41" w14:paraId="5B16724D" w14:textId="77777777" w:rsidTr="006D1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6B1E74D5" w14:textId="77777777" w:rsidR="006D1B41" w:rsidRDefault="00E82A97">
            <w:pPr>
              <w:pStyle w:val="PCJTable"/>
              <w:rPr>
                <w:b w:val="0"/>
                <w:bCs w:val="0"/>
              </w:rPr>
            </w:pPr>
            <w:r>
              <w:t>Said of</w:t>
            </w:r>
          </w:p>
        </w:tc>
        <w:tc>
          <w:tcPr>
            <w:tcW w:w="2256" w:type="dxa"/>
          </w:tcPr>
          <w:p w14:paraId="0A7509F7" w14:textId="77777777" w:rsidR="006D1B41" w:rsidRDefault="00E82A97">
            <w:pPr>
              <w:pStyle w:val="PCJTable"/>
              <w:cnfStyle w:val="000000100000" w:firstRow="0" w:lastRow="0" w:firstColumn="0" w:lastColumn="0" w:oddVBand="0" w:evenVBand="0" w:oddHBand="1" w:evenHBand="0" w:firstRowFirstColumn="0" w:firstRowLastColumn="0" w:lastRowFirstColumn="0" w:lastRowLastColumn="0"/>
            </w:pPr>
            <w:r>
              <w:t>a record</w:t>
            </w:r>
          </w:p>
        </w:tc>
        <w:tc>
          <w:tcPr>
            <w:tcW w:w="2256" w:type="dxa"/>
          </w:tcPr>
          <w:p w14:paraId="470C0280" w14:textId="77777777" w:rsidR="006D1B41" w:rsidRDefault="00E82A97">
            <w:pPr>
              <w:pStyle w:val="PCJTable"/>
              <w:cnfStyle w:val="000000100000" w:firstRow="0" w:lastRow="0" w:firstColumn="0" w:lastColumn="0" w:oddVBand="0" w:evenVBand="0" w:oddHBand="1" w:evenHBand="0" w:firstRowFirstColumn="0" w:firstRowLastColumn="0" w:lastRowFirstColumn="0" w:lastRowLastColumn="0"/>
            </w:pPr>
            <w:r>
              <w:t>a copy or resource</w:t>
            </w:r>
          </w:p>
        </w:tc>
        <w:tc>
          <w:tcPr>
            <w:tcW w:w="2255" w:type="dxa"/>
          </w:tcPr>
          <w:p w14:paraId="32C8C410" w14:textId="77777777" w:rsidR="006D1B41" w:rsidRDefault="00E82A97">
            <w:pPr>
              <w:pStyle w:val="PCJTable"/>
              <w:cnfStyle w:val="000000100000" w:firstRow="0" w:lastRow="0" w:firstColumn="0" w:lastColumn="0" w:oddVBand="0" w:evenVBand="0" w:oddHBand="1" w:evenHBand="0" w:firstRowFirstColumn="0" w:firstRowLastColumn="0" w:lastRowFirstColumn="0" w:lastRowLastColumn="0"/>
            </w:pPr>
            <w:r>
              <w:t>t</w:t>
            </w:r>
            <w:r>
              <w:t>he physical object</w:t>
            </w:r>
          </w:p>
        </w:tc>
      </w:tr>
      <w:tr w:rsidR="006D1B41" w14:paraId="1964F64C" w14:textId="77777777" w:rsidTr="006D1B41">
        <w:tc>
          <w:tcPr>
            <w:cnfStyle w:val="001000000000" w:firstRow="0" w:lastRow="0" w:firstColumn="1" w:lastColumn="0" w:oddVBand="0" w:evenVBand="0" w:oddHBand="0" w:evenHBand="0" w:firstRowFirstColumn="0" w:firstRowLastColumn="0" w:lastRowFirstColumn="0" w:lastRowLastColumn="0"/>
            <w:tcW w:w="2256" w:type="dxa"/>
          </w:tcPr>
          <w:p w14:paraId="072BE1AC" w14:textId="77777777" w:rsidR="006D1B41" w:rsidRDefault="00E82A97">
            <w:pPr>
              <w:pStyle w:val="PCJTable"/>
              <w:rPr>
                <w:b w:val="0"/>
                <w:bCs w:val="0"/>
              </w:rPr>
            </w:pPr>
            <w:r>
              <w:t>Established by</w:t>
            </w:r>
          </w:p>
        </w:tc>
        <w:tc>
          <w:tcPr>
            <w:tcW w:w="2256" w:type="dxa"/>
          </w:tcPr>
          <w:p w14:paraId="397D33F7" w14:textId="77777777" w:rsidR="006D1B41" w:rsidRDefault="00E82A97">
            <w:pPr>
              <w:pStyle w:val="PCJTable"/>
              <w:cnfStyle w:val="000000000000" w:firstRow="0" w:lastRow="0" w:firstColumn="0" w:lastColumn="0" w:oddVBand="0" w:evenVBand="0" w:oddHBand="0" w:evenHBand="0" w:firstRowFirstColumn="0" w:firstRowLastColumn="0" w:lastRowFirstColumn="0" w:lastRowLastColumn="0"/>
            </w:pPr>
            <w:r>
              <w:t>custody, documented procedure, authentication by the keeper</w:t>
            </w:r>
          </w:p>
        </w:tc>
        <w:tc>
          <w:tcPr>
            <w:tcW w:w="2256" w:type="dxa"/>
          </w:tcPr>
          <w:p w14:paraId="133F5237" w14:textId="77777777" w:rsidR="006D1B41" w:rsidRDefault="00E82A97">
            <w:pPr>
              <w:pStyle w:val="PCJTable"/>
              <w:cnfStyle w:val="000000000000" w:firstRow="0" w:lastRow="0" w:firstColumn="0" w:lastColumn="0" w:oddVBand="0" w:evenVBand="0" w:oddHBand="0" w:evenHBand="0" w:firstRowFirstColumn="0" w:firstRowLastColumn="0" w:lastRowFirstColumn="0" w:lastRowLastColumn="0"/>
            </w:pPr>
            <w:r>
              <w:t>trust in the source; integrity of the bits</w:t>
            </w:r>
          </w:p>
        </w:tc>
        <w:tc>
          <w:tcPr>
            <w:tcW w:w="2255" w:type="dxa"/>
          </w:tcPr>
          <w:p w14:paraId="7F41C664" w14:textId="77777777" w:rsidR="006D1B41" w:rsidRDefault="00E82A97">
            <w:pPr>
              <w:pStyle w:val="PCJTable"/>
              <w:cnfStyle w:val="000000000000" w:firstRow="0" w:lastRow="0" w:firstColumn="0" w:lastColumn="0" w:oddVBand="0" w:evenVBand="0" w:oddHBand="0" w:evenHBand="0" w:firstRowFirstColumn="0" w:firstRowLastColumn="0" w:lastRowFirstColumn="0" w:lastRowLastColumn="0"/>
            </w:pPr>
            <w:r>
              <w:t>material evidence and institutional judgment</w:t>
            </w:r>
          </w:p>
        </w:tc>
      </w:tr>
      <w:tr w:rsidR="006D1B41" w14:paraId="532BFD39" w14:textId="77777777" w:rsidTr="006D1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14980C6" w14:textId="77777777" w:rsidR="006D1B41" w:rsidRDefault="00E82A97">
            <w:pPr>
              <w:pStyle w:val="PCJTable"/>
              <w:rPr>
                <w:b w:val="0"/>
                <w:bCs w:val="0"/>
              </w:rPr>
            </w:pPr>
            <w:r>
              <w:t>Relation to truth</w:t>
            </w:r>
          </w:p>
        </w:tc>
        <w:tc>
          <w:tcPr>
            <w:tcW w:w="2256" w:type="dxa"/>
          </w:tcPr>
          <w:p w14:paraId="0BDE0A7E" w14:textId="77777777" w:rsidR="006D1B41" w:rsidRDefault="00E82A97">
            <w:pPr>
              <w:pStyle w:val="PCJTable"/>
              <w:cnfStyle w:val="000000100000" w:firstRow="0" w:lastRow="0" w:firstColumn="0" w:lastColumn="0" w:oddVBand="0" w:evenVBand="0" w:oddHBand="1" w:evenHBand="0" w:firstRowFirstColumn="0" w:firstRowLastColumn="0" w:lastRowFirstColumn="0" w:lastRowLastColumn="0"/>
            </w:pPr>
            <w:r>
              <w:t>separate: authenticity is not reliability</w:t>
            </w:r>
          </w:p>
        </w:tc>
        <w:tc>
          <w:tcPr>
            <w:tcW w:w="2256" w:type="dxa"/>
          </w:tcPr>
          <w:p w14:paraId="60454017" w14:textId="77777777" w:rsidR="006D1B41" w:rsidRDefault="00E82A97">
            <w:pPr>
              <w:pStyle w:val="PCJTable"/>
              <w:cnfStyle w:val="000000100000" w:firstRow="0" w:lastRow="0" w:firstColumn="0" w:lastColumn="0" w:oddVBand="0" w:evenVBand="0" w:oddHBand="1" w:evenHBand="0" w:firstRowFirstColumn="0" w:firstRowLastColumn="0" w:lastRowFirstColumn="0" w:lastRowLastColumn="0"/>
            </w:pPr>
            <w:r>
              <w:t>separate</w:t>
            </w:r>
          </w:p>
        </w:tc>
        <w:tc>
          <w:tcPr>
            <w:tcW w:w="2255" w:type="dxa"/>
          </w:tcPr>
          <w:p w14:paraId="5BB894A9" w14:textId="77777777" w:rsidR="006D1B41" w:rsidRDefault="00E82A97">
            <w:pPr>
              <w:pStyle w:val="PCJTable"/>
              <w:cnfStyle w:val="000000100000" w:firstRow="0" w:lastRow="0" w:firstColumn="0" w:lastColumn="0" w:oddVBand="0" w:evenVBand="0" w:oddHBand="1" w:evenHBand="0" w:firstRowFirstColumn="0" w:firstRowLastColumn="0" w:lastRowFirstColumn="0" w:lastRowLastColumn="0"/>
            </w:pPr>
            <w:r>
              <w:t>largely fused</w:t>
            </w:r>
          </w:p>
        </w:tc>
      </w:tr>
      <w:tr w:rsidR="006D1B41" w14:paraId="14E42AA9" w14:textId="77777777" w:rsidTr="006D1B41">
        <w:tc>
          <w:tcPr>
            <w:cnfStyle w:val="001000000000" w:firstRow="0" w:lastRow="0" w:firstColumn="1" w:lastColumn="0" w:oddVBand="0" w:evenVBand="0" w:oddHBand="0" w:evenHBand="0" w:firstRowFirstColumn="0" w:firstRowLastColumn="0" w:lastRowFirstColumn="0" w:lastRowLastColumn="0"/>
            <w:tcW w:w="2256" w:type="dxa"/>
          </w:tcPr>
          <w:p w14:paraId="599E47C6" w14:textId="77777777" w:rsidR="006D1B41" w:rsidRDefault="00E82A97">
            <w:pPr>
              <w:pStyle w:val="PCJTable"/>
              <w:rPr>
                <w:b w:val="0"/>
                <w:bCs w:val="0"/>
              </w:rPr>
            </w:pPr>
            <w:r>
              <w:t>Original</w:t>
            </w:r>
          </w:p>
        </w:tc>
        <w:tc>
          <w:tcPr>
            <w:tcW w:w="2256" w:type="dxa"/>
          </w:tcPr>
          <w:p w14:paraId="28346F7E" w14:textId="77777777" w:rsidR="006D1B41" w:rsidRDefault="00E82A97">
            <w:pPr>
              <w:pStyle w:val="PCJTable"/>
              <w:cnfStyle w:val="000000000000" w:firstRow="0" w:lastRow="0" w:firstColumn="0" w:lastColumn="0" w:oddVBand="0" w:evenVBand="0" w:oddHBand="0" w:evenHBand="0" w:firstRowFirstColumn="0" w:firstRowLastColumn="0" w:lastRowFirstColumn="0" w:lastRowLastColumn="0"/>
            </w:pPr>
            <w:r>
              <w:t>the record; integrity does not require identical bits</w:t>
            </w:r>
          </w:p>
        </w:tc>
        <w:tc>
          <w:tcPr>
            <w:tcW w:w="2256" w:type="dxa"/>
          </w:tcPr>
          <w:p w14:paraId="7EA5F236" w14:textId="77777777" w:rsidR="006D1B41" w:rsidRDefault="00E82A97">
            <w:pPr>
              <w:pStyle w:val="PCJTable"/>
              <w:cnfStyle w:val="000000000000" w:firstRow="0" w:lastRow="0" w:firstColumn="0" w:lastColumn="0" w:oddVBand="0" w:evenVBand="0" w:oddHBand="0" w:evenHBand="0" w:firstRowFirstColumn="0" w:firstRowLastColumn="0" w:lastRowFirstColumn="0" w:lastRowLastColumn="0"/>
            </w:pPr>
            <w:r>
              <w:t>none – only copies</w:t>
            </w:r>
          </w:p>
        </w:tc>
        <w:tc>
          <w:tcPr>
            <w:tcW w:w="2255" w:type="dxa"/>
          </w:tcPr>
          <w:p w14:paraId="3F49FFB9" w14:textId="77777777" w:rsidR="006D1B41" w:rsidRDefault="00E82A97">
            <w:pPr>
              <w:pStyle w:val="PCJTable"/>
              <w:cnfStyle w:val="000000000000" w:firstRow="0" w:lastRow="0" w:firstColumn="0" w:lastColumn="0" w:oddVBand="0" w:evenVBand="0" w:oddHBand="0" w:evenHBand="0" w:firstRowFirstColumn="0" w:firstRowLastColumn="0" w:lastRowFirstColumn="0" w:lastRowLastColumn="0"/>
            </w:pPr>
            <w:r>
              <w:t>exists, but is not always accessible (e.g., restitution, fragility, distance)</w:t>
            </w:r>
          </w:p>
        </w:tc>
      </w:tr>
    </w:tbl>
    <w:p w14:paraId="10454FB1" w14:textId="77777777" w:rsidR="006D1B41" w:rsidRDefault="00E82A97">
      <w:pPr>
        <w:pStyle w:val="PCJnotetable"/>
        <w:rPr>
          <w:rFonts w:ascii="Arial" w:hAnsi="Arial" w:cs="Arial"/>
        </w:rPr>
      </w:pPr>
      <w:r>
        <w:t xml:space="preserve">Note: Compiled by the authors from </w:t>
      </w:r>
      <w:proofErr w:type="spellStart"/>
      <w:r>
        <w:t>Duranti</w:t>
      </w:r>
      <w:proofErr w:type="spellEnd"/>
      <w:r>
        <w:t xml:space="preserve"> (2001), Levy (2000), Lynch (2000) and</w:t>
      </w:r>
      <w:r>
        <w:t xml:space="preserve"> Lang and Salcedo Paparoni (2025); the museum column reflects the authors’ reading.</w:t>
      </w:r>
    </w:p>
    <w:p w14:paraId="4E0EF8EA" w14:textId="77777777" w:rsidR="006D1B41" w:rsidRDefault="00E82A97">
      <w:pPr>
        <w:pStyle w:val="PCJSubsection"/>
        <w:rPr>
          <w:rFonts w:cs="Arial"/>
        </w:rPr>
      </w:pPr>
      <w:r>
        <w:t>Authentic, but reliable?</w:t>
      </w:r>
    </w:p>
    <w:p w14:paraId="2F700B04" w14:textId="77777777" w:rsidR="006D1B41" w:rsidRDefault="00E82A97">
      <w:pPr>
        <w:pStyle w:val="PCJtext"/>
        <w:ind w:firstLine="0"/>
      </w:pPr>
      <w:proofErr w:type="spellStart"/>
      <w:r>
        <w:t>Duranti’s</w:t>
      </w:r>
      <w:proofErr w:type="spellEnd"/>
      <w:r>
        <w:t xml:space="preserve"> work in the </w:t>
      </w:r>
      <w:proofErr w:type="spellStart"/>
      <w:r>
        <w:t>InterPARES</w:t>
      </w:r>
      <w:proofErr w:type="spellEnd"/>
      <w:r>
        <w:t xml:space="preserve"> project gives the archival tradition a precise vocabulary (</w:t>
      </w:r>
      <w:proofErr w:type="spellStart"/>
      <w:r>
        <w:t>Duranti</w:t>
      </w:r>
      <w:proofErr w:type="spellEnd"/>
      <w:r>
        <w:t xml:space="preserve">, 2001). </w:t>
      </w:r>
      <w:r>
        <w:rPr>
          <w:i/>
        </w:rPr>
        <w:t>Authenticity</w:t>
      </w:r>
      <w:r>
        <w:t xml:space="preserve"> is “the trustworthiness of records as records.” </w:t>
      </w:r>
      <w:r>
        <w:rPr>
          <w:i/>
        </w:rPr>
        <w:t>Authentication</w:t>
      </w:r>
      <w:r>
        <w:t xml:space="preserve"> is a declaration of authenticity at a given moment: “Authentication does not establish authenticity over time.” </w:t>
      </w:r>
      <w:r>
        <w:rPr>
          <w:i/>
        </w:rPr>
        <w:t>Reliability</w:t>
      </w:r>
      <w:r>
        <w:t xml:space="preserve"> is “the trustworthiness of a record as a statement of fact,” and it </w:t>
      </w:r>
      <w:r>
        <w:t>is the responsibility of whoever created the record, not of whoever keeps it (</w:t>
      </w:r>
      <w:proofErr w:type="spellStart"/>
      <w:r>
        <w:t>Duranti</w:t>
      </w:r>
      <w:proofErr w:type="spellEnd"/>
      <w:r>
        <w:t>, 2001, p. 626). Two consequences follow. A record remains intact as long as its essential elements are unchanged, even if its bits are not – but only if these elements we</w:t>
      </w:r>
      <w:r>
        <w:t>re known when the record was taken into custody (</w:t>
      </w:r>
      <w:proofErr w:type="spellStart"/>
      <w:r>
        <w:t>Duranti</w:t>
      </w:r>
      <w:proofErr w:type="spellEnd"/>
      <w:r>
        <w:t>, 2001, p. 626). And authenticity is best safeguarded not by technical authentication measures but by regulated procedures and the metadata they produce; it is presumed on documented grounds rather th</w:t>
      </w:r>
      <w:r>
        <w:t>an proven once and for all (</w:t>
      </w:r>
      <w:proofErr w:type="spellStart"/>
      <w:r>
        <w:t>Duranti</w:t>
      </w:r>
      <w:proofErr w:type="spellEnd"/>
      <w:r>
        <w:t>, 2001, pp. 627–628).</w:t>
      </w:r>
    </w:p>
    <w:p w14:paraId="78636267" w14:textId="77777777" w:rsidR="006D1B41" w:rsidRDefault="00E82A97">
      <w:pPr>
        <w:pStyle w:val="PCJtext"/>
        <w:ind w:firstLine="0"/>
      </w:pPr>
      <w:r>
        <w:t>Applied to a 3D model, this vocabulary separates what the museum tends to fuse. A model can be authentic as a record – identifiable, unaltered, citable – and still be of limited reliability as a stat</w:t>
      </w:r>
      <w:r>
        <w:t>ement about its object. Its reliability depends on what the capture could and could not register, on what was decided along the way and on what processing added. Here the profile begins: it documents the decisions on which reliability depends, so that it b</w:t>
      </w:r>
      <w:r>
        <w:t>ecomes visible what a model can be trusted for.</w:t>
      </w:r>
    </w:p>
    <w:p w14:paraId="17C31456" w14:textId="77777777" w:rsidR="006D1B41" w:rsidRDefault="00E82A97">
      <w:pPr>
        <w:pStyle w:val="PCJSection"/>
        <w:rPr>
          <w:rFonts w:cs="Arial"/>
        </w:rPr>
      </w:pPr>
      <w:r>
        <w:t>The answer key: the digital authenticity profile</w:t>
      </w:r>
    </w:p>
    <w:p w14:paraId="31EFF817" w14:textId="77777777" w:rsidR="006D1B41" w:rsidRDefault="00E82A97">
      <w:pPr>
        <w:pStyle w:val="PCJtext"/>
        <w:ind w:firstLine="0"/>
      </w:pPr>
      <w:r>
        <w:t>A spot-the-difference puzzle comes with an answer key. Without it, nobody can tell whether a difference belongs to the game or is a printing error. Anyone work</w:t>
      </w:r>
      <w:r>
        <w:t>ing with a 3D model is in the same position: a discrepancy between a 3D model and its object may lie in the object, in the capture or in the processing, and the model does not say which. The digital authenticity profile is meant to be that key. Lang and Sa</w:t>
      </w:r>
      <w:r>
        <w:t xml:space="preserve">lcedo Paparoni (2025, p. 196) introduced it as “a documented set of information that facilitates comprehension of the aspects of material authenticity and object biographical contexts that have been deliberately transferred to the digital reproduction, as </w:t>
      </w:r>
      <w:r>
        <w:t>opposed to those aspects that have not been transferred.” Here it is developed into a framework for the decisions that shape a digitization.</w:t>
      </w:r>
    </w:p>
    <w:p w14:paraId="5E0D63D1" w14:textId="77777777" w:rsidR="006D1B41" w:rsidRDefault="00E82A97">
      <w:pPr>
        <w:pStyle w:val="PCJSubsection"/>
      </w:pPr>
      <w:r>
        <w:lastRenderedPageBreak/>
        <w:t>What the profile is – and what it is not</w:t>
      </w:r>
    </w:p>
    <w:p w14:paraId="42BB447C" w14:textId="77777777" w:rsidR="006D1B41" w:rsidRDefault="00E82A97">
      <w:pPr>
        <w:pStyle w:val="PCJtext"/>
        <w:ind w:firstLine="0"/>
      </w:pPr>
      <w:r>
        <w:t>A profile describes something from a declared standpoint and therefore nev</w:t>
      </w:r>
      <w:r>
        <w:t>er completely; the digital authenticity profile makes this partiality its subject. It is not a certificate of authenticity, which would be an act of authentication bound to the moment of its issue, and it does not assert that a model is a faithful copy. No</w:t>
      </w:r>
      <w:r>
        <w:t xml:space="preserve">r is it a metadata schema: it defines </w:t>
      </w:r>
      <w:r>
        <w:rPr>
          <w:i/>
        </w:rPr>
        <w:t>what</w:t>
      </w:r>
      <w:r>
        <w:t xml:space="preserve"> has to be documented, while a schema such as CARARE defines </w:t>
      </w:r>
      <w:r>
        <w:rPr>
          <w:i/>
        </w:rPr>
        <w:t>how</w:t>
      </w:r>
      <w:r>
        <w:t xml:space="preserve"> (see below). The profile documents decisions – what was decided, by whom and why – and in doing so transmits a process. What a model shows </w:t>
      </w:r>
      <w:proofErr w:type="gramStart"/>
      <w:r>
        <w:t>is</w:t>
      </w:r>
      <w:proofErr w:type="gramEnd"/>
      <w:r>
        <w:t xml:space="preserve"> the res</w:t>
      </w:r>
      <w:r>
        <w:t>ult of that process; the profile states of which.</w:t>
      </w:r>
    </w:p>
    <w:p w14:paraId="253F10AE" w14:textId="77777777" w:rsidR="006D1B41" w:rsidRDefault="00E82A97">
      <w:pPr>
        <w:pStyle w:val="PCJtext"/>
        <w:ind w:firstLine="0"/>
        <w:rPr>
          <w:ins w:id="6" w:author="Matthias Lang" w:date="2026-10-23T09:30:00Z"/>
        </w:rPr>
      </w:pPr>
      <w:ins w:id="7" w:author="Matthias Lang" w:date="2026-10-23T09:30:00Z">
        <w:r>
          <w:t>The profile stands in a line of thought that heritage visualization has pursued since the London Charter, which asks that the decisions taken in a computer-based visualization be documented (</w:t>
        </w:r>
        <w:proofErr w:type="spellStart"/>
        <w:r>
          <w:t>Denard</w:t>
        </w:r>
        <w:proofErr w:type="spellEnd"/>
        <w:r>
          <w:t xml:space="preserve">, 2009), </w:t>
        </w:r>
        <w:r>
          <w:t>and the Seville Principles, which make metadata and paradata a condition of scientific transparency (López-</w:t>
        </w:r>
        <w:proofErr w:type="spellStart"/>
        <w:r>
          <w:t>Menchero</w:t>
        </w:r>
        <w:proofErr w:type="spellEnd"/>
        <w:r>
          <w:t xml:space="preserve"> &amp; Grande, 2011). Paradata, in </w:t>
        </w:r>
        <w:proofErr w:type="spellStart"/>
        <w:r>
          <w:t>Huvila's</w:t>
        </w:r>
        <w:proofErr w:type="spellEnd"/>
        <w:r>
          <w:t xml:space="preserve"> (2025, p. 3) terms, is a documentary concept that captures processes and practices, whereas the digit</w:t>
        </w:r>
        <w:r>
          <w:t>al twin aims at encoding the physical entity itself; the two claims belong to different categories. Yet the profile is not another name for paradata. Paradata denotes a general category of process documentation without a prescribed scope or form. The profi</w:t>
        </w:r>
        <w:r>
          <w:t>le is a specific operationalization for the 3D capture of cultural objects, and it narrows paradata to a question that the general literature touches but does not pose in this form: which properties of an object count, and who decides this before capture b</w:t>
        </w:r>
        <w:r>
          <w:t>egins.</w:t>
        </w:r>
      </w:ins>
    </w:p>
    <w:p w14:paraId="7F6FAF8F" w14:textId="77777777" w:rsidR="006D1B41" w:rsidRDefault="00E82A97">
      <w:pPr>
        <w:pStyle w:val="PCJtext"/>
        <w:ind w:firstLine="0"/>
      </w:pPr>
      <w:r>
        <w:t xml:space="preserve">With regard to </w:t>
      </w:r>
      <w:r>
        <w:rPr>
          <w:i/>
        </w:rPr>
        <w:t>authenticity</w:t>
      </w:r>
      <w:r>
        <w:t>, the profile records what the 3D model is and how it came about: the object it refers to, the decisions taken before capture and the procedure that produced it. These are the essential elements against which any later cha</w:t>
      </w:r>
      <w:r>
        <w:t>nge – a migration, a derivative, a reduced version for the web – can be measured (</w:t>
      </w:r>
      <w:proofErr w:type="spellStart"/>
      <w:r>
        <w:t>Duranti</w:t>
      </w:r>
      <w:proofErr w:type="spellEnd"/>
      <w:r>
        <w:t>, 2001, p. 626). The profile thus supplies the documented grounds on which authenticity can be presumed (</w:t>
      </w:r>
      <w:proofErr w:type="spellStart"/>
      <w:r>
        <w:t>Duranti</w:t>
      </w:r>
      <w:proofErr w:type="spellEnd"/>
      <w:r>
        <w:t>, 2001, p. 627).</w:t>
      </w:r>
    </w:p>
    <w:p w14:paraId="7AAF04AB" w14:textId="77777777" w:rsidR="006D1B41" w:rsidRDefault="00E82A97">
      <w:pPr>
        <w:pStyle w:val="PCJtext"/>
        <w:ind w:firstLine="0"/>
      </w:pPr>
      <w:r>
        <w:t xml:space="preserve">With regard to </w:t>
      </w:r>
      <w:r>
        <w:rPr>
          <w:i/>
        </w:rPr>
        <w:t>reliability</w:t>
      </w:r>
      <w:r>
        <w:t>, the profil</w:t>
      </w:r>
      <w:r>
        <w:t xml:space="preserve">e states what the 3D model can and cannot tell about the object. It sorts the authenticity-relevant features into three categories: </w:t>
      </w:r>
      <w:r>
        <w:rPr>
          <w:i/>
        </w:rPr>
        <w:t>capturable</w:t>
      </w:r>
      <w:r>
        <w:t xml:space="preserve"> – recorded and reproduced in the model; </w:t>
      </w:r>
      <w:r>
        <w:rPr>
          <w:i/>
        </w:rPr>
        <w:t>not capturable</w:t>
      </w:r>
      <w:r>
        <w:t xml:space="preserve"> – beyond the reach of the method, for technical or fundame</w:t>
      </w:r>
      <w:r>
        <w:t xml:space="preserve">ntal reasons; and </w:t>
      </w:r>
      <w:r>
        <w:rPr>
          <w:i/>
        </w:rPr>
        <w:t>simulated</w:t>
      </w:r>
      <w:r>
        <w:t xml:space="preserve"> – present in the model, but reconstructed, interpolated or interpreted rather than measured. The first two refine the distinction between transferred and non-transferred aspects in the original definition (Lang &amp; Salcedo Paparon</w:t>
      </w:r>
      <w:r>
        <w:t>i, 2025a, p. 196); the third splits what was transferred into what was measured and what was made. Across all three runs a second distinction: a feature may be absent because it could not be captured, or because someone decided not to capture or keep it. O</w:t>
      </w:r>
      <w:r>
        <w:t>nly the first is a limit of the technology, and both must be recorded.</w:t>
      </w:r>
    </w:p>
    <w:p w14:paraId="275320EA" w14:textId="77777777" w:rsidR="006D1B41" w:rsidRDefault="00E82A97">
      <w:pPr>
        <w:pStyle w:val="PCJtext"/>
        <w:ind w:firstLine="0"/>
      </w:pPr>
      <w:r>
        <w:t>The two declarations must not be confused. A model can be fully documented, and in that sense authentic as a record, while declaring that much of what matters about the object is not in</w:t>
      </w:r>
      <w:r>
        <w:t xml:space="preserve"> it. The profile does not raise a model’s reliability; it makes its limits visible, together with the decisions that produced them. It is therefore a decision aid, not a checklist: it structures the negotiation among everyone involved before capture, and i</w:t>
      </w:r>
      <w:r>
        <w:t>t informs every later decision about processing and reuse.</w:t>
      </w:r>
    </w:p>
    <w:p w14:paraId="3B22702C" w14:textId="77777777" w:rsidR="006D1B41" w:rsidRDefault="00E82A97">
      <w:pPr>
        <w:pStyle w:val="PCJSubsection"/>
        <w:rPr>
          <w:rFonts w:cs="Arial"/>
        </w:rPr>
      </w:pPr>
      <w:r>
        <w:t>Who decides</w:t>
      </w:r>
    </w:p>
    <w:p w14:paraId="3336268C" w14:textId="77777777" w:rsidR="006D1B41" w:rsidRDefault="00E82A97">
      <w:pPr>
        <w:pStyle w:val="PCJtext"/>
        <w:ind w:firstLine="0"/>
      </w:pPr>
      <w:r>
        <w:t>Our experience of digitization in cultural heritage institutions shows that a 3D model is the product of three chains of knowledge. Curators and conservators know the object: which feat</w:t>
      </w:r>
      <w:r>
        <w:t>ures make it this object – traces of use, damage, restorations, material qualities. Capture specialists know the technology: what a method can register and how it has to be applied to register it. And at the end of the chain, those who process and model th</w:t>
      </w:r>
      <w:r>
        <w:t>e data bring knowledge of their own – of meshing, texturing and rendering – which also flows into the result. All three groups make decisions about the model, but they rarely work together; the last of them often never meets the first. The earlier paper al</w:t>
      </w:r>
      <w:r>
        <w:t>ready called for curators and technical teams to define together what a model has to preserve (Lang &amp; Salcedo Paparoni, 2025a, pp. 196, 198); the profile extends this negotiation along the whole chain. Without it, decisions are made implicitly, and the hol</w:t>
      </w:r>
      <w:r>
        <w:t xml:space="preserve">e described at the outset is closed because the knowledge that it was damage never reached the person who </w:t>
      </w:r>
      <w:r>
        <w:lastRenderedPageBreak/>
        <w:t>processed the mesh. Features are lost not because they could not be captured, but because no one said that they mattered. The profile makes this knowl</w:t>
      </w:r>
      <w:r>
        <w:t>edge explicit before the scanner starts, passes it down the chain and keeps a record of who decided what.</w:t>
      </w:r>
    </w:p>
    <w:p w14:paraId="3F71852D" w14:textId="77777777" w:rsidR="006D1B41" w:rsidRDefault="00E82A97">
      <w:pPr>
        <w:pStyle w:val="PCJtext"/>
        <w:ind w:firstLine="0"/>
      </w:pPr>
      <w:r>
        <w:t>The profile follows the digitization workflow in three phases, each with a guiding question. Reference, before digitization: what are we digitizing, a</w:t>
      </w:r>
      <w:r>
        <w:t>nd why? Capture, during digitization: how faithfully was the object acquired? Representation, after digitization: how were the raw data turned into the final model?</w:t>
      </w:r>
    </w:p>
    <w:p w14:paraId="010EF1A8" w14:textId="77777777" w:rsidR="006D1B41" w:rsidRDefault="00E82A97">
      <w:pPr>
        <w:pStyle w:val="PCJtext"/>
        <w:ind w:firstLine="0"/>
        <w:rPr>
          <w:ins w:id="8" w:author="Matthias Lang" w:date="2026-10-23T09:30:00Z"/>
        </w:rPr>
      </w:pPr>
      <w:ins w:id="9" w:author="Matthias Lang" w:date="2026-10-23T09:30:00Z">
        <w:r>
          <w:t>The phases are bound to moments for a reason. A decision that is recorded only after the fa</w:t>
        </w:r>
        <w:r>
          <w:t xml:space="preserve">ct is reconstructed from memory, and the reconstruction is prone to gaps, rationalization and a tendency to make the process look more coherent than it was (Huvila, 2025, p. 8; Rayburn &amp; </w:t>
        </w:r>
        <w:proofErr w:type="spellStart"/>
        <w:r>
          <w:t>Thomer</w:t>
        </w:r>
        <w:proofErr w:type="spellEnd"/>
        <w:r>
          <w:t>, 2024). Documentation that begins when a model is finished ris</w:t>
        </w:r>
        <w:r>
          <w:t>ks simulating the transparency it is meant to provide. The profile is therefore recorded as part of the work, not as a summary of it.</w:t>
        </w:r>
      </w:ins>
    </w:p>
    <w:p w14:paraId="3559797F" w14:textId="77777777" w:rsidR="006D1B41" w:rsidRDefault="00E82A97">
      <w:pPr>
        <w:pStyle w:val="PCJSubsection"/>
      </w:pPr>
      <w:r>
        <w:t>Reference: what makes it real</w:t>
      </w:r>
    </w:p>
    <w:p w14:paraId="4496D135" w14:textId="77777777" w:rsidR="006D1B41" w:rsidRDefault="00E82A97">
      <w:pPr>
        <w:pStyle w:val="PCJtext"/>
        <w:ind w:firstLine="0"/>
      </w:pPr>
      <w:r>
        <w:t>Reference fixes identity before any data are captured, in two respects. It fixes the identit</w:t>
      </w:r>
      <w:r>
        <w:t>y of the object: inventory number, persistent identifier, link to the collection record, documented condition, existing documentation and the object-biographical contexts already included in the original definition (Lang &amp; Salcedo Paparoni, 2025a, p. 196);</w:t>
      </w:r>
      <w:r>
        <w:t xml:space="preserve"> provenance can be anchored by linking to digitized accession registers such as the Heidelberg Accession Index </w:t>
      </w:r>
      <w:r>
        <w:rPr>
          <w:shd w:val="clear" w:color="auto" w:fill="FFFF00"/>
        </w:rPr>
        <w:t>(</w:t>
      </w:r>
      <w:proofErr w:type="spellStart"/>
      <w:r>
        <w:rPr>
          <w:shd w:val="clear" w:color="auto" w:fill="FFFF00"/>
        </w:rPr>
        <w:t>Universitätsbibliothek</w:t>
      </w:r>
      <w:proofErr w:type="spellEnd"/>
      <w:r>
        <w:rPr>
          <w:shd w:val="clear" w:color="auto" w:fill="FFFF00"/>
        </w:rPr>
        <w:t xml:space="preserve"> Heidelberg, n.d.).</w:t>
      </w:r>
      <w:r>
        <w:t xml:space="preserve"> And it fixes what of the object is to count: </w:t>
      </w:r>
      <w:proofErr w:type="gramStart"/>
      <w:r>
        <w:t>the</w:t>
      </w:r>
      <w:proofErr w:type="gramEnd"/>
      <w:r>
        <w:t xml:space="preserve"> Digitization Intent – what the model is for – and, fo</w:t>
      </w:r>
      <w:r>
        <w:t xml:space="preserve">llowing from it, the authenticity-relevant features the model has to carry, such as traces of use, damage, aging or material quality by which the museum recognizes this object as this object (Lang &amp; Salcedo Paparoni, 2025a). In </w:t>
      </w:r>
      <w:proofErr w:type="spellStart"/>
      <w:r>
        <w:t>Duranti’s</w:t>
      </w:r>
      <w:proofErr w:type="spellEnd"/>
      <w:r>
        <w:t xml:space="preserve"> terms, these are t</w:t>
      </w:r>
      <w:r>
        <w:t>he essential elements, and they have to be known before the model exists: any later change can only be measured against what was fixed at the start (</w:t>
      </w:r>
      <w:proofErr w:type="spellStart"/>
      <w:r>
        <w:t>Duranti</w:t>
      </w:r>
      <w:proofErr w:type="spellEnd"/>
      <w:r>
        <w:t>, 2001, p. 626).</w:t>
      </w:r>
    </w:p>
    <w:p w14:paraId="68E4BBF3" w14:textId="77777777" w:rsidR="006D1B41" w:rsidRDefault="00E82A97">
      <w:pPr>
        <w:pStyle w:val="PCJtext"/>
        <w:ind w:firstLine="0"/>
      </w:pPr>
      <w:r>
        <w:t xml:space="preserve">Deciding in advance which properties of an original a copy must retain is not new; </w:t>
      </w:r>
      <w:r>
        <w:t xml:space="preserve">digital preservation discusses it as significant properties (Yeo, 2010). Reference differs in two respects: the properties are those of a material object, judged by the museum’s own mechanisms of authentication; and the profile records not only what is to </w:t>
      </w:r>
      <w:r>
        <w:t>be carried over into the model but also, explicitly, which features will not be. The link between a 3D model and its object is itself a claim: whoever checks a model against an inventory number trusts the institution that vouches for the assignment (Lynch,</w:t>
      </w:r>
      <w:r>
        <w:t xml:space="preserve"> 2000, p. 38). Blundell et al. (2020, p. 4) accordingly recommend identifying the physical object by a unique identifier and leaving its description to the system of record.</w:t>
      </w:r>
    </w:p>
    <w:p w14:paraId="2A0B4BC5" w14:textId="77777777" w:rsidR="006D1B41" w:rsidRDefault="00E82A97">
      <w:pPr>
        <w:pStyle w:val="PCJSubsection"/>
      </w:pPr>
      <w:commentRangeStart w:id="10"/>
      <w:commentRangeStart w:id="11"/>
      <w:r>
        <w:t>Capture: what the sensor misses</w:t>
      </w:r>
    </w:p>
    <w:p w14:paraId="0E668D07" w14:textId="77777777" w:rsidR="006D1B41" w:rsidRDefault="00E82A97">
      <w:pPr>
        <w:pStyle w:val="PCJtext"/>
        <w:ind w:firstLine="0"/>
      </w:pPr>
      <w:r>
        <w:t>Capture records how the data were acquired – devic</w:t>
      </w:r>
      <w:r>
        <w:t>e, settings, conditions, operators and dates – so that it is known which technology produced a digital asset (</w:t>
      </w:r>
      <w:proofErr w:type="spellStart"/>
      <w:r>
        <w:t>Sternfeld</w:t>
      </w:r>
      <w:proofErr w:type="spellEnd"/>
      <w:r>
        <w:t xml:space="preserve"> &amp; Murray, 2026, p. 7). The profile adds what technical metadata leave out: for each feature selected in Reference, whether the chosen me</w:t>
      </w:r>
      <w:r>
        <w:t>thod can register it at all. Conventional recording transfers geometry and color; reflection or transparency can at best be assessed by visual comparison with the original (Lang &amp; Salcedo Paparoni, 2025a, p. 196). Here the line between capturable and not c</w:t>
      </w:r>
      <w:r>
        <w:t>apturable is drawn and documented, including the limits set by physical access and equipment (Lang &amp; Salcedo Paparoni, 2025a, p. 198). Capture thus ties each material property to a capture decision (Appendix A).</w:t>
      </w:r>
    </w:p>
    <w:p w14:paraId="0F3CEB76" w14:textId="77777777" w:rsidR="006D1B41" w:rsidRDefault="00E82A97">
      <w:pPr>
        <w:pStyle w:val="PCJtext"/>
        <w:ind w:firstLine="0"/>
        <w:rPr>
          <w:ins w:id="12" w:author="Matthias Lang" w:date="2026-10-23T09:30:00Z"/>
        </w:rPr>
      </w:pPr>
      <w:ins w:id="13" w:author="Matthias Lang" w:date="2026-10-23T09:30:00Z">
        <w:r>
          <w:t>Two limits deserve explicit mention. Optical</w:t>
        </w:r>
        <w:r>
          <w:t xml:space="preserve"> methods register surface and color; mass, density and chemical composition remain outside their reach, and glossy or translucent surfaces such as the gloss of Attic vases or polished marble push photogrammetric algorithms to their physical limits. And eve</w:t>
        </w:r>
        <w:r>
          <w:t>ry capture is a compromise between resolution, coverage, handling and effort. The profile does not remove this compromise. It requires that the compromise be made explicitly and recorded, rather than implicitly by whoever happens to hold the scanner.</w:t>
        </w:r>
      </w:ins>
    </w:p>
    <w:p w14:paraId="2F21BDE6" w14:textId="77777777" w:rsidR="006D1B41" w:rsidRDefault="00E82A97">
      <w:pPr>
        <w:pStyle w:val="PCJSubsection"/>
      </w:pPr>
      <w:r>
        <w:lastRenderedPageBreak/>
        <w:t>Repre</w:t>
      </w:r>
      <w:r>
        <w:t>sentation: may contain traces of simulation</w:t>
      </w:r>
    </w:p>
    <w:p w14:paraId="3C7EE497" w14:textId="77777777" w:rsidR="006D1B41" w:rsidRDefault="00E82A97">
      <w:pPr>
        <w:pStyle w:val="PCJtext"/>
        <w:ind w:firstLine="0"/>
      </w:pPr>
      <w:r>
        <w:t>Representation documents what happened to the data after capture: alignment and meshing, hole filling, smoothing, decimation, texture baking, reorientation, the removal of parts. Each step can add to the model wh</w:t>
      </w:r>
      <w:r>
        <w:t>at the sensor never registered. Blundell et al. (2020, pp. 5–6) stress that processing documentation is needed to tell which parts of a model represent the source data and which result from processing or interpretation, and that every derivative should nam</w:t>
      </w:r>
      <w:r>
        <w:t>e the model it was made from. The profile turns this into a statement about reliability: for each authenticity-relevant feature, was it measured, reconstructed or interpreted, and with what confidence? A normal map baked from a high-resolution mesh, a hole</w:t>
      </w:r>
      <w:r>
        <w:t xml:space="preserve"> closed to make a model printable, a surface color assigned without a reference – none of these is a fault, but each belongs to the third category.</w:t>
      </w:r>
    </w:p>
    <w:p w14:paraId="6B144BFF" w14:textId="77777777" w:rsidR="006D1B41" w:rsidRDefault="00E82A97">
      <w:pPr>
        <w:pStyle w:val="PCJtext"/>
        <w:ind w:firstLine="0"/>
        <w:rPr>
          <w:ins w:id="14" w:author="Matthias Lang" w:date="2026-10-23T09:30:00Z"/>
        </w:rPr>
      </w:pPr>
      <w:ins w:id="15" w:author="Matthias Lang" w:date="2026-10-23T09:30:00Z">
        <w:r>
          <w:t>Not every step can be documented in the same depth. The raw data of structured-light scanners can be process</w:t>
        </w:r>
        <w:r>
          <w:t xml:space="preserve">ed only with the manufacturer's software, and where its algorithms closed gaps or interpolated surfaces cannot be reconstructed afterwards (cf. </w:t>
        </w:r>
        <w:proofErr w:type="spellStart"/>
        <w:r>
          <w:t>Ducke</w:t>
        </w:r>
        <w:proofErr w:type="spellEnd"/>
        <w:r>
          <w:t>, 2015, p. 92). The profile cannot open this black box, but it can declare it: the use of proprietary filte</w:t>
        </w:r>
        <w:r>
          <w:t>rs is recorded, so that the black box enters source criticism as a defined uncertainty instead of passing for an objective measurement. Two further rules follow. The unedited master file, which still contains every gap of the computed result, is kept and e</w:t>
        </w:r>
        <w:r>
          <w:t xml:space="preserve">xported to an open format, so that every later intervention can be measured against it. And a derivative for real-time use, with reduced geometry and baked normal and ambient occlusion maps (cf. </w:t>
        </w:r>
        <w:proofErr w:type="spellStart"/>
        <w:r>
          <w:t>Inzerillo</w:t>
        </w:r>
        <w:proofErr w:type="spellEnd"/>
        <w:r>
          <w:t xml:space="preserve"> et al., 2020), is a product in its own right whose </w:t>
        </w:r>
        <w:r>
          <w:t>making has to be documented like that of the master. It is best produced by those who captured the object, since only they know its surface from first-hand examination.</w:t>
        </w:r>
      </w:ins>
    </w:p>
    <w:p w14:paraId="04B458FF" w14:textId="77777777" w:rsidR="006D1B41" w:rsidRDefault="00E82A97">
      <w:pPr>
        <w:pStyle w:val="PCJSubsection"/>
      </w:pPr>
      <w:r>
        <w:t>A declaration that outlasts its signature</w:t>
      </w:r>
    </w:p>
    <w:p w14:paraId="15C6DCB8" w14:textId="77777777" w:rsidR="006D1B41" w:rsidRDefault="00E82A97">
      <w:pPr>
        <w:pStyle w:val="PCJtext"/>
        <w:ind w:firstLine="0"/>
      </w:pPr>
      <w:r>
        <w:t xml:space="preserve">Why a declaration and not a signature? </w:t>
      </w:r>
      <w:proofErr w:type="spellStart"/>
      <w:r>
        <w:t>Durant</w:t>
      </w:r>
      <w:r>
        <w:t>i’s</w:t>
      </w:r>
      <w:proofErr w:type="spellEnd"/>
      <w:r>
        <w:t xml:space="preserve"> research concluded that authenticity is best safeguarded by regulated procedures and the metadata they generate, not by digital authentication measures, which had proved an obstacle to long-term preservation (</w:t>
      </w:r>
      <w:proofErr w:type="spellStart"/>
      <w:r>
        <w:t>Duranti</w:t>
      </w:r>
      <w:proofErr w:type="spellEnd"/>
      <w:r>
        <w:t>, 2001, p. 628). Lynch named the rea</w:t>
      </w:r>
      <w:r>
        <w:t xml:space="preserve">son: signatures depend on keys and on the infrastructures that certify them; keys expire, formats are migrated, and an object and the claims made about it change independently (Lynch, 2000, p. 46). A signature confirms that a file has not changed since it </w:t>
      </w:r>
      <w:r>
        <w:t>was signed; it cannot follow the file into a migration or a derivative. Documentation can. The profile is therefore defined by its content, while the way it is bound to a file remains a separate, replaceable choice (see below).</w:t>
      </w:r>
      <w:commentRangeEnd w:id="10"/>
      <w:commentRangeEnd w:id="11"/>
      <w:r>
        <w:commentReference w:id="10"/>
      </w:r>
      <w:r>
        <w:commentReference w:id="11"/>
      </w:r>
    </w:p>
    <w:p w14:paraId="199000CF" w14:textId="77777777" w:rsidR="006D1B41" w:rsidRDefault="00E82A97">
      <w:pPr>
        <w:pStyle w:val="PCJtext"/>
        <w:ind w:firstLine="0"/>
      </w:pPr>
      <w:r>
        <w:t xml:space="preserve">Current provenance </w:t>
      </w:r>
      <w:r>
        <w:t>technology makes the difference concrete. C2PA, a technical standard developed by the Coalition for Content Provenance and Authenticity, attaches verifiable statements about origin and editing to digital files. Applied in a repository, it can state, for in</w:t>
      </w:r>
      <w:r>
        <w:t>stance, that a file is a derivative or was processed with AI, and have such statements verified by an external trust center (</w:t>
      </w:r>
      <w:proofErr w:type="spellStart"/>
      <w:r>
        <w:t>Sternfeld</w:t>
      </w:r>
      <w:proofErr w:type="spellEnd"/>
      <w:r>
        <w:t xml:space="preserve"> &amp; Murray, 2026, p. 13). C2PA thus documents what was done to a file. It does not say which features of an object matter, </w:t>
      </w:r>
      <w:r>
        <w:t xml:space="preserve">or what a model cannot show. As </w:t>
      </w:r>
      <w:proofErr w:type="spellStart"/>
      <w:r>
        <w:t>Sternfeld</w:t>
      </w:r>
      <w:proofErr w:type="spellEnd"/>
      <w:r>
        <w:t xml:space="preserve"> and Murray put it, “trust in a source’s authenticity does not extend to the veracity of the content contained within it” (2026, p. 8). In </w:t>
      </w:r>
      <w:proofErr w:type="spellStart"/>
      <w:r>
        <w:t>Duranti’s</w:t>
      </w:r>
      <w:proofErr w:type="spellEnd"/>
      <w:r>
        <w:t xml:space="preserve"> terms, C2PA serves authentication – the declaration that a file is</w:t>
      </w:r>
      <w:r>
        <w:t xml:space="preserve"> what it claims to be. The profile addresses reliability – what the file can say about its object – and this step can be taken only by the institution that holds both the original and the expertise about it. For 3D data, even the first layer is missing: “C</w:t>
      </w:r>
      <w:r>
        <w:t>2PA has no standardized format-specific embedding and hard-binding profile for glTF or USD” (</w:t>
      </w:r>
      <w:proofErr w:type="spellStart"/>
      <w:r>
        <w:t>Khronos</w:t>
      </w:r>
      <w:proofErr w:type="spellEnd"/>
      <w:r>
        <w:t xml:space="preserve"> Group, 2026, slide 11) – two widely used open formats for 3D scenes and models.</w:t>
      </w:r>
    </w:p>
    <w:p w14:paraId="447BC4AA" w14:textId="77777777" w:rsidR="006D1B41" w:rsidRDefault="00E82A97">
      <w:pPr>
        <w:pStyle w:val="PCJSection"/>
        <w:rPr>
          <w:rFonts w:cs="Arial"/>
        </w:rPr>
      </w:pPr>
      <w:commentRangeStart w:id="16"/>
      <w:commentRangeStart w:id="17"/>
      <w:r>
        <w:t>From profile to package: schema, tool and repository</w:t>
      </w:r>
    </w:p>
    <w:p w14:paraId="5B3481D3" w14:textId="77777777" w:rsidR="006D1B41" w:rsidRDefault="00E82A97">
      <w:pPr>
        <w:pStyle w:val="PCJtext"/>
        <w:ind w:firstLine="0"/>
      </w:pPr>
      <w:r>
        <w:t>The profile defines co</w:t>
      </w:r>
      <w:r>
        <w:t>ntent; it still has to be recorded, exchanged and kept. The framework anchors this in concepts, not in tools. It uses what already exists – an established metadata schema, a standard package format, an institutional repository – so that it can be applied n</w:t>
      </w:r>
      <w:r>
        <w:t xml:space="preserve">ow, and each of </w:t>
      </w:r>
      <w:r>
        <w:lastRenderedPageBreak/>
        <w:t>these components can later be replaced by other schemas, other repositories or cryptographic bindings without changing what the profile says.</w:t>
      </w:r>
    </w:p>
    <w:p w14:paraId="08657437" w14:textId="77777777" w:rsidR="006D1B41" w:rsidRDefault="00E82A97">
      <w:pPr>
        <w:pStyle w:val="PCJtext"/>
        <w:ind w:firstLine="0"/>
      </w:pPr>
      <w:r>
        <w:t xml:space="preserve">For exchange, the profile uses CARARE 2.0 </w:t>
      </w:r>
      <w:del w:id="18" w:author="Matthias Lang" w:date="2026-10-23T09:30:00Z">
        <w:r>
          <w:rPr>
            <w:highlight w:val="yellow"/>
          </w:rPr>
          <w:delText>[CITE: CARARE 2.0]</w:delText>
        </w:r>
      </w:del>
      <w:ins w:id="19" w:author="Matthias Lang" w:date="2026-10-23T09:30:00Z">
        <w:r>
          <w:t>(CARARE, n.d.)</w:t>
        </w:r>
      </w:ins>
      <w:r>
        <w:t>. The choice is pragmati</w:t>
      </w:r>
      <w:r>
        <w:t>c: the schema exists, it is in use, and its modules give the concepts of the profile a formal expression.</w:t>
      </w:r>
      <w:ins w:id="20" w:author="Matthias Lang" w:date="2026-10-23T09:30:00Z">
        <w:r>
          <w:t xml:space="preserve"> It also rests on a published evaluation of ten 3D metadata schemas in which representatives of the infrastructures concerned took part (</w:t>
        </w:r>
        <w:proofErr w:type="spellStart"/>
        <w:r>
          <w:t>Bajena</w:t>
        </w:r>
        <w:proofErr w:type="spellEnd"/>
        <w:r>
          <w:t xml:space="preserve"> &amp; </w:t>
        </w:r>
        <w:proofErr w:type="spellStart"/>
        <w:r>
          <w:t>Kuroc</w:t>
        </w:r>
        <w:r>
          <w:t>zyński</w:t>
        </w:r>
        <w:proofErr w:type="spellEnd"/>
        <w:r>
          <w:t>, 2023). Of these, CARARE was the only one that is specific to cultural heritage, independent of a single institution and differentiated enough to carry the three phases. It builds on established heritage standards such as MIDAS Heritage, LIDO and CI</w:t>
        </w:r>
        <w:r>
          <w:t>DOC CRM, its version 2.0 was extended for 3D data in the 3D-ICONS project, it is mapped to the Europeana Data Model, and it is recommended for 3D data in the NFDI4Culture guideline for the FAIR management of cultural research data (NFDI4Culture, n.d.).</w:t>
        </w:r>
      </w:ins>
      <w:r>
        <w:t xml:space="preserve"> CAR</w:t>
      </w:r>
      <w:r>
        <w:t xml:space="preserve">ARE is itself an applied form of CIDOC CRM and, for the provenance of digital resources, of its extension CRMdig </w:t>
      </w:r>
      <w:del w:id="21" w:author="Matthias Lang" w:date="2026-10-23T09:30:00Z">
        <w:r>
          <w:rPr>
            <w:highlight w:val="yellow"/>
          </w:rPr>
          <w:delText>[Bezug CARARE – CIDOC CRM / CRMdig]</w:delText>
        </w:r>
      </w:del>
      <w:ins w:id="22" w:author="Matthias Lang" w:date="2026-10-23T09:30:00Z">
        <w:r>
          <w:t>(Europeana PRO, 2014)</w:t>
        </w:r>
      </w:ins>
      <w:r>
        <w:t>; building on it means using these models where they are already in practice rather tha</w:t>
      </w:r>
      <w:r>
        <w:t>n modeling them anew. CARARE does not describe a single object or file in isolation; it describes the relations between them and the process that links them. The collection module records which digital collection a digitization created, and under which rig</w:t>
      </w:r>
      <w:r>
        <w:t>hts; it anchors the identity of the new resources, both towards the institution that made them and towards the objects they represent. The heritage asset module describes the physical object with its characteristics, including its condition and material pr</w:t>
      </w:r>
      <w:r>
        <w:t>operties – the reference against which the model can be read. The digital resource module anchors the provenance of the newly created resource and names the object it represents. The activity module formalizes the process itself – what was done, for what p</w:t>
      </w:r>
      <w:r>
        <w:t>urpose, with what, by whom and where the result is held. Reference is thus anchored across the collection, heritage asset and digital resource modules; Capture and Representation share the activity module, whose repeatable sub-activities record methods, te</w:t>
      </w:r>
      <w:r>
        <w:t>chniques, materials and equipment, but only for the model as a whole, not for its parts (Appendix A).</w:t>
      </w:r>
    </w:p>
    <w:p w14:paraId="37281F6C" w14:textId="77777777" w:rsidR="006D1B41" w:rsidRDefault="00E82A97">
      <w:pPr>
        <w:pStyle w:val="PCJtext"/>
        <w:ind w:firstLine="0"/>
      </w:pPr>
      <w:r>
        <w:t xml:space="preserve">Recording the profile should not require expertise in metadata. </w:t>
      </w:r>
      <w:del w:id="23" w:author="Matthias Lang" w:date="2026-10-23T09:30:00Z">
        <w:r>
          <w:delText>HERMES, a form-based offline tool,</w:delText>
        </w:r>
      </w:del>
      <w:ins w:id="24" w:author="Matthias Lang" w:date="2026-10-23T09:30:00Z">
        <w:r>
          <w:t>HERMES (Heritage Metadata Entry System), a form-based of</w:t>
        </w:r>
        <w:r>
          <w:t>fline desktop application developed by the BCDH and the Berlin State Museums,</w:t>
        </w:r>
      </w:ins>
      <w:r>
        <w:t xml:space="preserve"> lets museum staff enter the profile with controlled vocabularies maintained in HECTOR, a SKOS-based terminology service whose terms are matched to the Getty Art &amp; Architecture Th</w:t>
      </w:r>
      <w:r>
        <w:t xml:space="preserve">esaurus where possible (HECTOR, n.d.), and exports the result as CARARE-XML. </w:t>
      </w:r>
      <w:del w:id="25" w:author="Matthias Lang" w:date="2026-10-23T09:30:00Z">
        <w:r>
          <w:delText xml:space="preserve">The tool is still in development </w:delText>
        </w:r>
      </w:del>
      <w:ins w:id="26" w:author="Matthias Lang" w:date="2026-10-23T09:30:00Z">
        <w:r>
          <w:t>Existing platforms were considered first. Arches and WissKI require an institutional server instance and lasting maintenance by IT staff that smal</w:t>
        </w:r>
        <w:r>
          <w:t>l museums and projects rarely have, and the CARARE MINT service maps existing structured metadata rather than supporting their first entry during digitization. HERMES therefore runs locally and needs neither hosting nor database administration, which keeps</w:t>
        </w:r>
        <w:r>
          <w:t xml:space="preserve"> it independent of the project cycles in which server-based tools tend to fall out of maintenance. Its source code is openly available (https://github.com/bcdhbonn/HERMES), and its long-term maintenance is to be taken over as a service within the NFDI. HEC</w:t>
        </w:r>
        <w:r>
          <w:t>TOR grows only as projects require new terms, each match to the AAT, the GND or Wikidata is confirmed by hand, and the vocabulary is being transferred to the DANTE service of the GBV within NFDI4Objects to secure its maintenance beyond the project. The too</w:t>
        </w:r>
        <w:r>
          <w:t xml:space="preserve">l is still being extended </w:t>
        </w:r>
      </w:ins>
      <w:r>
        <w:rPr>
          <w:highlight w:val="yellow"/>
        </w:rPr>
        <w:t>[PRÜFEN: Stand HERMES???]</w:t>
      </w:r>
      <w:r>
        <w:t>.</w:t>
      </w:r>
    </w:p>
    <w:p w14:paraId="194A49FA" w14:textId="77777777" w:rsidR="006D1B41" w:rsidRDefault="00E82A97">
      <w:pPr>
        <w:pStyle w:val="PCJtext"/>
        <w:ind w:firstLine="0"/>
      </w:pPr>
      <w:r>
        <w:t xml:space="preserve">For delivery, the model, its derivatives and the profile are assembled in a BagIt package that lists every file with a checksum </w:t>
      </w:r>
      <w:del w:id="27" w:author="Matthias Lang" w:date="2026-10-23T09:30:00Z">
        <w:r>
          <w:rPr>
            <w:highlight w:val="yellow"/>
          </w:rPr>
          <w:delText>[CITE: BagIt, RFC 8493]</w:delText>
        </w:r>
      </w:del>
      <w:ins w:id="28" w:author="Matthias Lang" w:date="2026-10-23T09:30:00Z">
        <w:r>
          <w:t>(Kunze et al., 2018)</w:t>
        </w:r>
      </w:ins>
      <w:r>
        <w:t xml:space="preserve"> and deposited in a research dat</w:t>
      </w:r>
      <w:r>
        <w:t>a repository.</w:t>
      </w:r>
      <w:ins w:id="29" w:author="Matthias Lang" w:date="2026-10-23T09:30:00Z">
        <w:r>
          <w:t xml:space="preserve"> The checksums provide what the preservation community calls fixity: information that shows whether an object has been changed in an undocumented way (PREMIS Editorial Committee, 2015, p. 270). Logical preservation, such as monitoring the obso</w:t>
        </w:r>
        <w:r>
          <w:t>lescence of 3D formats, remains the task of the receiving repository. The package also solves a practical problem: at the time of capture a permanent repository is often not yet available, and the package keeps data and profile together until it is.</w:t>
        </w:r>
      </w:ins>
      <w:r>
        <w:t xml:space="preserve"> The so</w:t>
      </w:r>
      <w:r>
        <w:t>lution is not perfect. As a sidecar file, the profile leaves the master data unchanged and survives format migration (Lynch, 2000, p. 44; cf. Blundell et al., 2020, p. 7), but it is the first thing lost when files are copied, and checksums lose their value</w:t>
      </w:r>
      <w:r>
        <w:t xml:space="preserve"> </w:t>
      </w:r>
      <w:r>
        <w:lastRenderedPageBreak/>
        <w:t>as soon as a file is converted (</w:t>
      </w:r>
      <w:proofErr w:type="spellStart"/>
      <w:r>
        <w:t>Sternfeld</w:t>
      </w:r>
      <w:proofErr w:type="spellEnd"/>
      <w:r>
        <w:t xml:space="preserve"> &amp; Murray, 2026, p. 9). What the package secures is a reference. As long as a minimal core travels with the file – identifiers of the object and of the profile, and a note whether the model contains simulation – th</w:t>
      </w:r>
      <w:r>
        <w:t>ere remains a place where the history of the model can be found. Waldo can be recognized only by someone who knows what he looks like; the reference provides that knowledge. Against it, a derivative can still be checked: are the features fixed in Reference</w:t>
      </w:r>
      <w:r>
        <w:t xml:space="preserve"> still present (</w:t>
      </w:r>
      <w:proofErr w:type="spellStart"/>
      <w:r>
        <w:t>Duranti</w:t>
      </w:r>
      <w:proofErr w:type="spellEnd"/>
      <w:r>
        <w:t xml:space="preserve">, 2001, p. 626)? Embedding the full profile in the file itself would require bindings such as C2PA for 3D formats, which do not yet exist and bring problems of their own, from expiring keys to dependence on external services (Lynch, </w:t>
      </w:r>
      <w:r>
        <w:t xml:space="preserve">2000, p. 46; </w:t>
      </w:r>
      <w:proofErr w:type="spellStart"/>
      <w:r>
        <w:t>Sternfeld</w:t>
      </w:r>
      <w:proofErr w:type="spellEnd"/>
      <w:r>
        <w:t xml:space="preserve"> &amp; Murray, 2026, p. 14).</w:t>
      </w:r>
      <w:commentRangeEnd w:id="16"/>
      <w:commentRangeEnd w:id="17"/>
      <w:r>
        <w:commentReference w:id="16"/>
      </w:r>
      <w:r>
        <w:commentReference w:id="17"/>
      </w:r>
    </w:p>
    <w:p w14:paraId="1B5FCA4C" w14:textId="77777777" w:rsidR="006D1B41" w:rsidRDefault="00E82A97">
      <w:pPr>
        <w:pStyle w:val="PCJSection"/>
        <w:rPr>
          <w:rFonts w:cs="Arial"/>
        </w:rPr>
      </w:pPr>
      <w:r>
        <w:t>I found Waldo, didn’t I?</w:t>
      </w:r>
    </w:p>
    <w:p w14:paraId="44E080E1" w14:textId="77777777" w:rsidR="006D1B41" w:rsidRDefault="00E82A97">
      <w:pPr>
        <w:pStyle w:val="PCJtext"/>
        <w:ind w:firstLine="0"/>
      </w:pPr>
      <w:r>
        <w:t>The funerary relief of Nikarete in the Collection of Classical Antiquities of the Berlin State Museums (Inv. SK 740), a seated female figure in Pentelic marble from around 330–32</w:t>
      </w:r>
      <w:r>
        <w:t>0 BC whose nose and mouth were restored in the nineteenth century (</w:t>
      </w:r>
      <w:proofErr w:type="spellStart"/>
      <w:r>
        <w:rPr>
          <w:shd w:val="clear" w:color="auto" w:fill="FFFF00"/>
        </w:rPr>
        <w:t>Königliche</w:t>
      </w:r>
      <w:proofErr w:type="spellEnd"/>
      <w:r>
        <w:rPr>
          <w:shd w:val="clear" w:color="auto" w:fill="FFFF00"/>
        </w:rPr>
        <w:t xml:space="preserve"> </w:t>
      </w:r>
      <w:proofErr w:type="spellStart"/>
      <w:r>
        <w:rPr>
          <w:shd w:val="clear" w:color="auto" w:fill="FFFF00"/>
        </w:rPr>
        <w:t>Museen</w:t>
      </w:r>
      <w:proofErr w:type="spellEnd"/>
      <w:r>
        <w:rPr>
          <w:shd w:val="clear" w:color="auto" w:fill="FFFF00"/>
        </w:rPr>
        <w:t xml:space="preserve"> </w:t>
      </w:r>
      <w:proofErr w:type="spellStart"/>
      <w:r>
        <w:rPr>
          <w:shd w:val="clear" w:color="auto" w:fill="FFFF00"/>
        </w:rPr>
        <w:t>zu</w:t>
      </w:r>
      <w:proofErr w:type="spellEnd"/>
      <w:r>
        <w:rPr>
          <w:shd w:val="clear" w:color="auto" w:fill="FFFF00"/>
        </w:rPr>
        <w:t xml:space="preserve"> Berlin, 1891</w:t>
      </w:r>
      <w:r>
        <w:t>), exists in at least two openly available 3D models. Model A was published on Zenodo in 2026 by Scan-the-World (Scan-the-World, 2026). Model B was produced</w:t>
      </w:r>
      <w:r>
        <w:t xml:space="preserve"> by the University of Bonn with the Berlin State Museums in 2025 and deposited in Bonndata (</w:t>
      </w:r>
      <w:bookmarkStart w:id="30" w:name="__DdeLink__7907_54486495"/>
      <w:r>
        <w:t>Lang &amp; Salced</w:t>
      </w:r>
      <w:bookmarkEnd w:id="30"/>
      <w:r>
        <w:t>o Paparoni, 2025b). The comparison is not a judgment of either; it shows what the word authentic can and cannot cover (Table 2).</w:t>
      </w:r>
    </w:p>
    <w:p w14:paraId="73BD0536" w14:textId="77777777" w:rsidR="006D1B41" w:rsidRDefault="00E82A97">
      <w:pPr>
        <w:pStyle w:val="PCJtext"/>
        <w:ind w:firstLine="0"/>
        <w:rPr>
          <w:ins w:id="31" w:author="Matthias Lang" w:date="2026-10-23T09:30:00Z"/>
        </w:rPr>
      </w:pPr>
      <w:ins w:id="32" w:author="Matthias Lang" w:date="2026-10-23T09:30:00Z">
        <w:r>
          <w:t>Model B belongs to a s</w:t>
        </w:r>
        <w:r>
          <w:t>eries. The occasion for the digitization was the extension of a virtual reality teaching environment on the Kerameikos of Athens at the University of Bonn, which had so far relied on scans of plaster casts, by a number of original reliefs; in agreement wit</w:t>
        </w:r>
        <w:r>
          <w:t xml:space="preserve">h the Berlin State Museums, nine Greek funerary reliefs in the permanent exhibition were digitized and published under an open license. The BCDH documents all its 3D </w:t>
        </w:r>
        <w:proofErr w:type="spellStart"/>
        <w:r>
          <w:t>digitizations</w:t>
        </w:r>
        <w:proofErr w:type="spellEnd"/>
        <w:r>
          <w:t xml:space="preserve"> along the same lines and publishes them in Bonndata, at the time of writing </w:t>
        </w:r>
        <w:r>
          <w:t xml:space="preserve">134 data sets from projects as different as virtual reality, renderings of Attic vases for the </w:t>
        </w:r>
        <w:r>
          <w:rPr>
            <w:i/>
          </w:rPr>
          <w:t>Corpus Vasorum Antiquorum</w:t>
        </w:r>
        <w:r>
          <w:t xml:space="preserve"> and the edition of two Late Period burial ensembles (Backes, 2023; Bonn Center for Digital Humanities, n.d.).</w:t>
        </w:r>
      </w:ins>
    </w:p>
    <w:p w14:paraId="357DE1C7" w14:textId="77777777" w:rsidR="006D1B41" w:rsidRDefault="00E82A97">
      <w:pPr>
        <w:pStyle w:val="PCJtablelegend"/>
        <w:rPr>
          <w:rFonts w:cs="Arial"/>
        </w:rPr>
      </w:pPr>
      <w:commentRangeStart w:id="33"/>
      <w:commentRangeStart w:id="34"/>
      <w:r>
        <w:rPr>
          <w:b/>
        </w:rPr>
        <w:t>Table 2.</w:t>
      </w:r>
      <w:r>
        <w:t xml:space="preserve"> Two models of th</w:t>
      </w:r>
      <w:r>
        <w:t>e funerary relief of Nikarete (SMB, Inv. SK 740), compared along the pillars of the profile.</w:t>
      </w:r>
    </w:p>
    <w:tbl>
      <w:tblPr>
        <w:tblStyle w:val="EinfacheTabelle4"/>
        <w:tblW w:w="9027" w:type="dxa"/>
        <w:tblLayout w:type="fixed"/>
        <w:tblLook w:val="04A0" w:firstRow="1" w:lastRow="0" w:firstColumn="1" w:lastColumn="0" w:noHBand="0" w:noVBand="1"/>
      </w:tblPr>
      <w:tblGrid>
        <w:gridCol w:w="3009"/>
        <w:gridCol w:w="3009"/>
        <w:gridCol w:w="3009"/>
      </w:tblGrid>
      <w:tr w:rsidR="006D1B41" w14:paraId="3C491BA9" w14:textId="77777777" w:rsidTr="006D1B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394B5E31" w14:textId="77777777" w:rsidR="006D1B41" w:rsidRDefault="006D1B41">
            <w:pPr>
              <w:pStyle w:val="PCJTable"/>
              <w:rPr>
                <w:b w:val="0"/>
                <w:bCs w:val="0"/>
              </w:rPr>
            </w:pPr>
          </w:p>
        </w:tc>
        <w:tc>
          <w:tcPr>
            <w:tcW w:w="3009" w:type="dxa"/>
          </w:tcPr>
          <w:p w14:paraId="1B6961E8" w14:textId="77777777" w:rsidR="006D1B41" w:rsidRDefault="00E82A97">
            <w:pPr>
              <w:pStyle w:val="PCJTable"/>
              <w:cnfStyle w:val="100000000000" w:firstRow="1" w:lastRow="0" w:firstColumn="0" w:lastColumn="0" w:oddVBand="0" w:evenVBand="0" w:oddHBand="0" w:evenHBand="0" w:firstRowFirstColumn="0" w:firstRowLastColumn="0" w:lastRowFirstColumn="0" w:lastRowLastColumn="0"/>
              <w:rPr>
                <w:b w:val="0"/>
                <w:bCs w:val="0"/>
              </w:rPr>
            </w:pPr>
            <w:r>
              <w:t>Model A – Zenodo / Scan-the-World (2026; first published 2018)</w:t>
            </w:r>
          </w:p>
        </w:tc>
        <w:tc>
          <w:tcPr>
            <w:tcW w:w="3009" w:type="dxa"/>
          </w:tcPr>
          <w:p w14:paraId="34DDCE89" w14:textId="77777777" w:rsidR="006D1B41" w:rsidRDefault="00E82A97">
            <w:pPr>
              <w:pStyle w:val="PCJTable"/>
              <w:cnfStyle w:val="100000000000" w:firstRow="1" w:lastRow="0" w:firstColumn="0" w:lastColumn="0" w:oddVBand="0" w:evenVBand="0" w:oddHBand="0" w:evenHBand="0" w:firstRowFirstColumn="0" w:firstRowLastColumn="0" w:lastRowFirstColumn="0" w:lastRowLastColumn="0"/>
              <w:rPr>
                <w:b w:val="0"/>
                <w:bCs w:val="0"/>
              </w:rPr>
            </w:pPr>
            <w:r>
              <w:t>Model B – SMB / University of Bonn (2025)</w:t>
            </w:r>
          </w:p>
        </w:tc>
      </w:tr>
      <w:tr w:rsidR="006D1B41" w14:paraId="06A0AC6D" w14:textId="77777777" w:rsidTr="006D1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5BB6FD95" w14:textId="77777777" w:rsidR="006D1B41" w:rsidRDefault="00E82A97">
            <w:pPr>
              <w:pStyle w:val="PCJTable"/>
              <w:rPr>
                <w:b w:val="0"/>
                <w:bCs w:val="0"/>
              </w:rPr>
            </w:pPr>
            <w:r>
              <w:t>Record</w:t>
            </w:r>
          </w:p>
        </w:tc>
        <w:tc>
          <w:tcPr>
            <w:tcW w:w="3009" w:type="dxa"/>
          </w:tcPr>
          <w:p w14:paraId="162B1925" w14:textId="77777777" w:rsidR="006D1B41" w:rsidRDefault="00E82A97">
            <w:pPr>
              <w:pStyle w:val="PCJTable"/>
              <w:cnfStyle w:val="000000100000" w:firstRow="0" w:lastRow="0" w:firstColumn="0" w:lastColumn="0" w:oddVBand="0" w:evenVBand="0" w:oddHBand="1" w:evenHBand="0" w:firstRowFirstColumn="0" w:firstRowLastColumn="0" w:lastRowFirstColumn="0" w:lastRowLastColumn="0"/>
            </w:pPr>
            <w:r>
              <w:t>Versioned DOIs, checksums, open license, EDM/METS</w:t>
            </w:r>
            <w:r>
              <w:t>/IIIF; every derivative documented with checksum and pipeline code</w:t>
            </w:r>
          </w:p>
        </w:tc>
        <w:tc>
          <w:tcPr>
            <w:tcW w:w="3009" w:type="dxa"/>
          </w:tcPr>
          <w:p w14:paraId="0E705605" w14:textId="77777777" w:rsidR="006D1B41" w:rsidRDefault="00E82A97">
            <w:pPr>
              <w:pStyle w:val="PCJTable"/>
              <w:cnfStyle w:val="000000100000" w:firstRow="0" w:lastRow="0" w:firstColumn="0" w:lastColumn="0" w:oddVBand="0" w:evenVBand="0" w:oddHBand="1" w:evenHBand="0" w:firstRowFirstColumn="0" w:firstRowLastColumn="0" w:lastRowFirstColumn="0" w:lastRowLastColumn="0"/>
            </w:pPr>
            <w:r>
              <w:t xml:space="preserve">Manifest with SHA-256 checksums; </w:t>
            </w:r>
            <w:del w:id="35" w:author="Matthias Lang" w:date="2026-10-23T09:30:00Z">
              <w:r>
                <w:delText>no DOI yet [PRÜFEN]</w:delText>
              </w:r>
            </w:del>
            <w:ins w:id="36" w:author="Matthias Lang" w:date="2026-10-23T09:30:00Z">
              <w:r>
                <w:t>DOI (Lang, 2025)</w:t>
              </w:r>
            </w:ins>
          </w:p>
        </w:tc>
      </w:tr>
      <w:tr w:rsidR="006D1B41" w14:paraId="58E38B04" w14:textId="77777777" w:rsidTr="006D1B41">
        <w:tc>
          <w:tcPr>
            <w:cnfStyle w:val="001000000000" w:firstRow="0" w:lastRow="0" w:firstColumn="1" w:lastColumn="0" w:oddVBand="0" w:evenVBand="0" w:oddHBand="0" w:evenHBand="0" w:firstRowFirstColumn="0" w:firstRowLastColumn="0" w:lastRowFirstColumn="0" w:lastRowLastColumn="0"/>
            <w:tcW w:w="3009" w:type="dxa"/>
          </w:tcPr>
          <w:p w14:paraId="5D038453" w14:textId="77777777" w:rsidR="006D1B41" w:rsidRDefault="00E82A97">
            <w:pPr>
              <w:pStyle w:val="PCJTable"/>
              <w:rPr>
                <w:b w:val="0"/>
                <w:bCs w:val="0"/>
              </w:rPr>
            </w:pPr>
            <w:r>
              <w:t>Reference</w:t>
            </w:r>
          </w:p>
        </w:tc>
        <w:tc>
          <w:tcPr>
            <w:tcW w:w="3009" w:type="dxa"/>
          </w:tcPr>
          <w:p w14:paraId="6AF83CDD" w14:textId="77777777" w:rsidR="006D1B41" w:rsidRDefault="00E82A97">
            <w:pPr>
              <w:pStyle w:val="PCJTable"/>
              <w:cnfStyle w:val="000000000000" w:firstRow="0" w:lastRow="0" w:firstColumn="0" w:lastColumn="0" w:oddVBand="0" w:evenVBand="0" w:oddHBand="0" w:evenHBand="0" w:firstRowFirstColumn="0" w:firstRowLastColumn="0" w:lastRowFirstColumn="0" w:lastRowLastColumn="0"/>
            </w:pPr>
            <w:r>
              <w:t>No museum, no inventory number, no link to the object; in the metadata, the model’s DOI stands for the object</w:t>
            </w:r>
            <w:r>
              <w:t xml:space="preserve"> (identification present on MyMiniFactory, lost in transfer)</w:t>
            </w:r>
          </w:p>
        </w:tc>
        <w:tc>
          <w:tcPr>
            <w:tcW w:w="3009" w:type="dxa"/>
          </w:tcPr>
          <w:p w14:paraId="5043ECE2" w14:textId="77777777" w:rsidR="006D1B41" w:rsidRDefault="00E82A97">
            <w:pPr>
              <w:pStyle w:val="PCJTable"/>
              <w:cnfStyle w:val="000000000000" w:firstRow="0" w:lastRow="0" w:firstColumn="0" w:lastColumn="0" w:oddVBand="0" w:evenVBand="0" w:oddHBand="0" w:evenHBand="0" w:firstRowFirstColumn="0" w:firstRowLastColumn="0" w:lastRowFirstColumn="0" w:lastRowLastColumn="0"/>
            </w:pPr>
            <w:r>
              <w:t>Inventory number, institution, permanent link to the collection record, link to the digitized accession register</w:t>
            </w:r>
          </w:p>
        </w:tc>
      </w:tr>
      <w:tr w:rsidR="006D1B41" w14:paraId="3DCF0B1A" w14:textId="77777777" w:rsidTr="006D1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2C590E64" w14:textId="77777777" w:rsidR="006D1B41" w:rsidRDefault="00E82A97">
            <w:pPr>
              <w:pStyle w:val="PCJTable"/>
              <w:rPr>
                <w:b w:val="0"/>
                <w:bCs w:val="0"/>
              </w:rPr>
            </w:pPr>
            <w:r>
              <w:t>Capture</w:t>
            </w:r>
          </w:p>
        </w:tc>
        <w:tc>
          <w:tcPr>
            <w:tcW w:w="3009" w:type="dxa"/>
          </w:tcPr>
          <w:p w14:paraId="6F89E86B" w14:textId="77777777" w:rsidR="006D1B41" w:rsidRDefault="00E82A97">
            <w:pPr>
              <w:pStyle w:val="PCJTable"/>
              <w:cnfStyle w:val="000000100000" w:firstRow="0" w:lastRow="0" w:firstColumn="0" w:lastColumn="0" w:oddVBand="0" w:evenVBand="0" w:oddHBand="1" w:evenHBand="0" w:firstRowFirstColumn="0" w:firstRowLastColumn="0" w:lastRowFirstColumn="0" w:lastRowLastColumn="0"/>
            </w:pPr>
            <w:r>
              <w:t>Not documented; the holding institution has no records</w:t>
            </w:r>
          </w:p>
        </w:tc>
        <w:tc>
          <w:tcPr>
            <w:tcW w:w="3009" w:type="dxa"/>
          </w:tcPr>
          <w:p w14:paraId="18A645C3" w14:textId="77777777" w:rsidR="006D1B41" w:rsidRDefault="00E82A97">
            <w:pPr>
              <w:pStyle w:val="PCJTable"/>
              <w:cnfStyle w:val="000000100000" w:firstRow="0" w:lastRow="0" w:firstColumn="0" w:lastColumn="0" w:oddVBand="0" w:evenVBand="0" w:oddHBand="1" w:evenHBand="0" w:firstRowFirstColumn="0" w:firstRowLastColumn="0" w:lastRowFirstColumn="0" w:lastRowLastColumn="0"/>
            </w:pPr>
            <w:r>
              <w:t>Date, scanner, cam</w:t>
            </w:r>
            <w:r>
              <w:t>era, number of photographs, software chain</w:t>
            </w:r>
          </w:p>
        </w:tc>
      </w:tr>
      <w:tr w:rsidR="006D1B41" w14:paraId="0C7780BA" w14:textId="77777777" w:rsidTr="006D1B41">
        <w:tc>
          <w:tcPr>
            <w:cnfStyle w:val="001000000000" w:firstRow="0" w:lastRow="0" w:firstColumn="1" w:lastColumn="0" w:oddVBand="0" w:evenVBand="0" w:oddHBand="0" w:evenHBand="0" w:firstRowFirstColumn="0" w:firstRowLastColumn="0" w:lastRowFirstColumn="0" w:lastRowLastColumn="0"/>
            <w:tcW w:w="3009" w:type="dxa"/>
          </w:tcPr>
          <w:p w14:paraId="4AE9C64D" w14:textId="77777777" w:rsidR="006D1B41" w:rsidRDefault="00E82A97">
            <w:pPr>
              <w:pStyle w:val="PCJTable"/>
              <w:rPr>
                <w:b w:val="0"/>
                <w:bCs w:val="0"/>
              </w:rPr>
            </w:pPr>
            <w:r>
              <w:t>Scale</w:t>
            </w:r>
          </w:p>
        </w:tc>
        <w:tc>
          <w:tcPr>
            <w:tcW w:w="3009" w:type="dxa"/>
          </w:tcPr>
          <w:p w14:paraId="05695A5B" w14:textId="77777777" w:rsidR="006D1B41" w:rsidRDefault="00E82A97">
            <w:pPr>
              <w:pStyle w:val="PCJTable"/>
              <w:cnfStyle w:val="000000000000" w:firstRow="0" w:lastRow="0" w:firstColumn="0" w:lastColumn="0" w:oddVBand="0" w:evenVBand="0" w:oddHBand="0" w:evenHBand="0" w:firstRowFirstColumn="0" w:firstRowLastColumn="0" w:lastRowFirstColumn="0" w:lastRowLastColumn="0"/>
            </w:pPr>
            <w:r>
              <w:t>Real size not recoverable from the files</w:t>
            </w:r>
          </w:p>
        </w:tc>
        <w:tc>
          <w:tcPr>
            <w:tcW w:w="3009" w:type="dxa"/>
          </w:tcPr>
          <w:p w14:paraId="35BC1B7E" w14:textId="77777777" w:rsidR="006D1B41" w:rsidRDefault="00E82A97">
            <w:pPr>
              <w:pStyle w:val="PCJTable"/>
              <w:cnfStyle w:val="000000000000" w:firstRow="0" w:lastRow="0" w:firstColumn="0" w:lastColumn="0" w:oddVBand="0" w:evenVBand="0" w:oddHBand="0" w:evenHBand="0" w:firstRowFirstColumn="0" w:firstRowLastColumn="0" w:lastRowFirstColumn="0" w:lastRowLastColumn="0"/>
            </w:pPr>
            <w:r>
              <w:t>Matches the object (c. 1.17 m)</w:t>
            </w:r>
          </w:p>
        </w:tc>
      </w:tr>
      <w:tr w:rsidR="006D1B41" w14:paraId="55E2972B" w14:textId="77777777" w:rsidTr="006D1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9" w:type="dxa"/>
          </w:tcPr>
          <w:p w14:paraId="5F920BC7" w14:textId="77777777" w:rsidR="006D1B41" w:rsidRDefault="00E82A97">
            <w:pPr>
              <w:pStyle w:val="PCJTable"/>
              <w:rPr>
                <w:b w:val="0"/>
                <w:bCs w:val="0"/>
              </w:rPr>
            </w:pPr>
            <w:r>
              <w:t>Representation</w:t>
            </w:r>
          </w:p>
        </w:tc>
        <w:tc>
          <w:tcPr>
            <w:tcW w:w="3009" w:type="dxa"/>
          </w:tcPr>
          <w:p w14:paraId="00DAB194" w14:textId="77777777" w:rsidR="006D1B41" w:rsidRDefault="00E82A97">
            <w:pPr>
              <w:pStyle w:val="PCJTable"/>
              <w:cnfStyle w:val="000000100000" w:firstRow="0" w:lastRow="0" w:firstColumn="0" w:lastColumn="0" w:oddVBand="0" w:evenVBand="0" w:oddHBand="1" w:evenHBand="0" w:firstRowFirstColumn="0" w:firstRowLastColumn="0" w:lastRowFirstColumn="0" w:lastRowLastColumn="0"/>
            </w:pPr>
            <w:r>
              <w:t>Back shown as closed surface; how it came about is not documented; derivatives documented</w:t>
            </w:r>
          </w:p>
        </w:tc>
        <w:tc>
          <w:tcPr>
            <w:tcW w:w="3009" w:type="dxa"/>
          </w:tcPr>
          <w:p w14:paraId="60DB3DE6" w14:textId="77777777" w:rsidR="006D1B41" w:rsidRDefault="00E82A97">
            <w:pPr>
              <w:pStyle w:val="PCJTable"/>
              <w:cnfStyle w:val="000000100000" w:firstRow="0" w:lastRow="0" w:firstColumn="0" w:lastColumn="0" w:oddVBand="0" w:evenVBand="0" w:oddHBand="1" w:evenHBand="0" w:firstRowFirstColumn="0" w:firstRowLastColumn="0" w:lastRowFirstColumn="0" w:lastRowLastColumn="0"/>
            </w:pPr>
            <w:r>
              <w:t>Derived maps named in file n</w:t>
            </w:r>
            <w:r>
              <w:t xml:space="preserve">ames; back left open; base removed; marble rendered with subsurface scattering </w:t>
            </w:r>
            <w:del w:id="37" w:author="Matthias Lang" w:date="2026-10-23T09:30:00Z">
              <w:r>
                <w:delText>(not declared)</w:delText>
              </w:r>
            </w:del>
            <w:ins w:id="38" w:author="Matthias Lang" w:date="2026-10-23T09:30:00Z">
              <w:r>
                <w:t>(declared in the profile)</w:t>
              </w:r>
            </w:ins>
          </w:p>
        </w:tc>
      </w:tr>
      <w:tr w:rsidR="006D1B41" w14:paraId="0FB8A442" w14:textId="77777777" w:rsidTr="006D1B41">
        <w:tc>
          <w:tcPr>
            <w:cnfStyle w:val="001000000000" w:firstRow="0" w:lastRow="0" w:firstColumn="1" w:lastColumn="0" w:oddVBand="0" w:evenVBand="0" w:oddHBand="0" w:evenHBand="0" w:firstRowFirstColumn="0" w:firstRowLastColumn="0" w:lastRowFirstColumn="0" w:lastRowLastColumn="0"/>
            <w:tcW w:w="3009" w:type="dxa"/>
          </w:tcPr>
          <w:p w14:paraId="70CE202A" w14:textId="77777777" w:rsidR="006D1B41" w:rsidRDefault="00E82A97">
            <w:pPr>
              <w:pStyle w:val="PCJTable"/>
              <w:rPr>
                <w:b w:val="0"/>
                <w:bCs w:val="0"/>
              </w:rPr>
            </w:pPr>
            <w:r>
              <w:t>Profile</w:t>
            </w:r>
          </w:p>
        </w:tc>
        <w:tc>
          <w:tcPr>
            <w:tcW w:w="3009" w:type="dxa"/>
          </w:tcPr>
          <w:p w14:paraId="2EB4D967" w14:textId="77777777" w:rsidR="006D1B41" w:rsidRDefault="00E82A97">
            <w:pPr>
              <w:pStyle w:val="PCJTable"/>
              <w:cnfStyle w:val="000000000000" w:firstRow="0" w:lastRow="0" w:firstColumn="0" w:lastColumn="0" w:oddVBand="0" w:evenVBand="0" w:oddHBand="0" w:evenHBand="0" w:firstRowFirstColumn="0" w:firstRowLastColumn="0" w:lastRowFirstColumn="0" w:lastRowLastColumn="0"/>
            </w:pPr>
            <w:r>
              <w:t>–</w:t>
            </w:r>
          </w:p>
        </w:tc>
        <w:tc>
          <w:tcPr>
            <w:tcW w:w="3009" w:type="dxa"/>
          </w:tcPr>
          <w:p w14:paraId="6B051EDB" w14:textId="77777777" w:rsidR="006D1B41" w:rsidRDefault="00E82A97">
            <w:pPr>
              <w:pStyle w:val="PCJTable"/>
              <w:cnfStyle w:val="000000000000" w:firstRow="0" w:lastRow="0" w:firstColumn="0" w:lastColumn="0" w:oddVBand="0" w:evenVBand="0" w:oddHBand="0" w:evenHBand="0" w:firstRowFirstColumn="0" w:firstRowLastColumn="0" w:lastRowFirstColumn="0" w:lastRowLastColumn="0"/>
            </w:pPr>
            <w:del w:id="39" w:author="Matthias Lang" w:date="2026-10-23T09:30:00Z">
              <w:r>
                <w:delText>Partly: missing back noted in the package documentation, not yet in the metadata; Digitization Intent (pilot for the profile’s workflow) not yet stated; reasons for removing the base and use of subsurface scattering not declared</w:delText>
              </w:r>
            </w:del>
            <w:ins w:id="40" w:author="Matthias Lang" w:date="2026-10-23T09:30:00Z">
              <w:r>
                <w:t>Complete, recorded with HERM</w:t>
              </w:r>
              <w:r>
                <w:t xml:space="preserve">ES as CARARE-XML: Digitization Intent (VR teaching environment); back and underside not captured; base removed as irrelevant for the VR environment; translucency </w:t>
              </w:r>
              <w:r>
                <w:lastRenderedPageBreak/>
                <w:t>simulated by subsurface scattering</w:t>
              </w:r>
            </w:ins>
            <w:r>
              <w:commentReference w:id="41"/>
            </w:r>
            <w:r>
              <w:commentReference w:id="42"/>
            </w:r>
          </w:p>
        </w:tc>
      </w:tr>
    </w:tbl>
    <w:p w14:paraId="39821F77" w14:textId="77777777" w:rsidR="006D1B41" w:rsidRDefault="00E82A97">
      <w:pPr>
        <w:pStyle w:val="PCJnotetable"/>
        <w:rPr>
          <w:rFonts w:ascii="Arial" w:hAnsi="Arial" w:cs="Arial"/>
        </w:rPr>
      </w:pPr>
      <w:r>
        <w:lastRenderedPageBreak/>
        <w:t>Note: Sources: Scan-the-World (2026); Scan the World</w:t>
      </w:r>
      <w:r>
        <w:t xml:space="preserve"> (2018); Lang (2025).</w:t>
      </w:r>
    </w:p>
    <w:p w14:paraId="4FFDE781" w14:textId="77777777" w:rsidR="006D1B41" w:rsidRDefault="00E82A97">
      <w:pPr>
        <w:pStyle w:val="PCJSubsection"/>
      </w:pPr>
      <w:r>
        <w:t>An authentic record</w:t>
      </w:r>
      <w:commentRangeEnd w:id="33"/>
      <w:commentRangeEnd w:id="34"/>
      <w:r>
        <w:commentReference w:id="33"/>
      </w:r>
      <w:r>
        <w:commentReference w:id="34"/>
      </w:r>
    </w:p>
    <w:p w14:paraId="570ED95C" w14:textId="77777777" w:rsidR="006D1B41" w:rsidRDefault="00E82A97">
      <w:pPr>
        <w:pStyle w:val="PCJtext"/>
        <w:ind w:firstLine="0"/>
      </w:pPr>
      <w:r>
        <w:t>As a repository object, Model A is exemplary: versioned DOIs, checksums, an open license, metadata in EDM, METS and IIIF, every derivative documented with the versioned code that produced it (</w:t>
      </w:r>
      <w:proofErr w:type="spellStart"/>
      <w:r>
        <w:t>Poznań</w:t>
      </w:r>
      <w:proofErr w:type="spellEnd"/>
      <w:r>
        <w:t xml:space="preserve"> Supercomp</w:t>
      </w:r>
      <w:r>
        <w:t xml:space="preserve">uting and Networking Center, 2026), and a disclosed AI classification confirmed by hand (Scan-the-World, 2026). In </w:t>
      </w:r>
      <w:proofErr w:type="spellStart"/>
      <w:r>
        <w:t>Duranti’s</w:t>
      </w:r>
      <w:proofErr w:type="spellEnd"/>
      <w:r>
        <w:t xml:space="preserve"> terms, the record is authentic – identifiable, unaltered, citable. It was published within a Digital Europe </w:t>
      </w:r>
      <w:proofErr w:type="spellStart"/>
      <w:r>
        <w:t>Programme</w:t>
      </w:r>
      <w:proofErr w:type="spellEnd"/>
      <w:r>
        <w:t xml:space="preserve"> project that </w:t>
      </w:r>
      <w:r>
        <w:t xml:space="preserve">aims to make high-quality 3D models available in the common European data space for cultural heritage and itself names fragmented metadata as a problem to address </w:t>
      </w:r>
      <w:r>
        <w:rPr>
          <w:shd w:val="clear" w:color="auto" w:fill="FFFF00"/>
        </w:rPr>
        <w:t>(3DBigDataSpace, n.d.).</w:t>
      </w:r>
      <w:r>
        <w:t xml:space="preserve"> The infrastructure does what it was built to do.</w:t>
      </w:r>
    </w:p>
    <w:p w14:paraId="6FB58E5D" w14:textId="77777777" w:rsidR="006D1B41" w:rsidRDefault="00E82A97">
      <w:pPr>
        <w:pStyle w:val="PCJSubsection"/>
      </w:pPr>
      <w:r>
        <w:t>But is it Nikarete?</w:t>
      </w:r>
    </w:p>
    <w:p w14:paraId="23236DDD" w14:textId="77777777" w:rsidR="006D1B41" w:rsidRDefault="00E82A97">
      <w:pPr>
        <w:pStyle w:val="PCJtext"/>
        <w:ind w:firstLine="0"/>
      </w:pPr>
      <w:r>
        <w:t>The record does not say which object it represents. It names no museum, no inventory number and no collection record; in its Europeana metadata (EDM - File), the model’s own DOI stands for the heritage object, and nothing refers to the capture (Scan-the-Wo</w:t>
      </w:r>
      <w:r>
        <w:t xml:space="preserve">rld, 2026). The model does have a history: Scan the World had published it on MyMiniFactory in 2018 as a model for 3D printing, with the object still identified as </w:t>
      </w:r>
      <w:proofErr w:type="spellStart"/>
      <w:r>
        <w:t>Sk</w:t>
      </w:r>
      <w:proofErr w:type="spellEnd"/>
      <w:r>
        <w:t xml:space="preserve"> 740 in the </w:t>
      </w:r>
      <w:proofErr w:type="spellStart"/>
      <w:r>
        <w:t>Altes</w:t>
      </w:r>
      <w:proofErr w:type="spellEnd"/>
      <w:r>
        <w:t xml:space="preserve"> Museum Berlin (Scan the World, 2018). How it reached Zenodo, and through</w:t>
      </w:r>
      <w:r>
        <w:t xml:space="preserve"> which conversions, is not documented. An inquiry with the holding institution found no records of how the scan was made.</w:t>
      </w:r>
    </w:p>
    <w:p w14:paraId="213A764D" w14:textId="77777777" w:rsidR="006D1B41" w:rsidRDefault="00E82A97">
      <w:pPr>
        <w:pStyle w:val="PCJtext"/>
        <w:ind w:firstLine="0"/>
      </w:pPr>
      <w:r>
        <w:t>Here the two authenticities come apart. As a record, Model A is authentic: everything that happened to the file after its deposit is d</w:t>
      </w:r>
      <w:r>
        <w:t xml:space="preserve">ocumented. As a statement about the relief, it cannot be assessed, because nothing documents how the file came to be what it is. The gap is not peculiar to one platform. Repositories and aggregators commonly describe the object and the file in detail, yet </w:t>
      </w:r>
      <w:r>
        <w:t xml:space="preserve">say little about the relation between them – about how the digital object was constructed from the physical one . What is needed is not more attributes but the transmission of a process: what is seen is the result of what. Where Model B leaves the back of </w:t>
      </w:r>
      <w:r>
        <w:t>the relief open, Model A shows a closed surface; how that surface came about is not documented, and the record does not say so. Waldo can be found – but only by someone who already holds a second, documented model.</w:t>
      </w:r>
    </w:p>
    <w:p w14:paraId="5AD93898" w14:textId="77777777" w:rsidR="006D1B41" w:rsidRDefault="00E82A97">
      <w:pPr>
        <w:pStyle w:val="PCJtext"/>
        <w:ind w:firstLine="0"/>
        <w:rPr>
          <w:ins w:id="43" w:author="Matthias Lang" w:date="2026-10-23T09:30:00Z"/>
        </w:rPr>
      </w:pPr>
      <w:ins w:id="44" w:author="Matthias Lang" w:date="2026-10-23T09:30:00Z">
        <w:r>
          <w:t>The case is not peculiar to one object. M</w:t>
        </w:r>
        <w:r>
          <w:t xml:space="preserve">odel A is one of 68,974 records that the 3DBigDataSpace project deposited on Zenodo, out of just over 70,000 results that a search for archaeological 3D data returned at the time of writing </w:t>
        </w:r>
        <w:r>
          <w:rPr>
            <w:highlight w:val="yellow"/>
          </w:rPr>
          <w:t xml:space="preserve">[PRÜFEN: Datum der </w:t>
        </w:r>
        <w:proofErr w:type="spellStart"/>
        <w:r>
          <w:rPr>
            <w:highlight w:val="yellow"/>
          </w:rPr>
          <w:t>Suche</w:t>
        </w:r>
        <w:proofErr w:type="spellEnd"/>
        <w:r>
          <w:rPr>
            <w:highlight w:val="yellow"/>
          </w:rPr>
          <w:t>]</w:t>
        </w:r>
        <w:r>
          <w:t>. Further reliefs from the same collectio</w:t>
        </w:r>
        <w:r>
          <w:t>n, among them those of Sosias, Kephisodoros and Silenis and the Stele Giustiniani, appear there in the same way: models made by visitors, harvested from portals and marketplaces, and stripped of findspot, holding institution and inventory number although t</w:t>
        </w:r>
        <w:r>
          <w:t>he source records still contained them. The volume follows from the targets of the common European data space for cultural heritage, which counts 3D assets, 2.4 million by 2025 and 16 million by 2030 (European Commission, 2025; Münster, 2026, pp. 1–2), whi</w:t>
        </w:r>
        <w:r>
          <w:t>le admitting that recognized standards for structuring metadata and paradata are still lacking (European Commission, 2025, p. 28). Where carefully documented data and context-free harvests stand side by side without a visible difference, the loss is not co</w:t>
        </w:r>
        <w:r>
          <w:t>nfined to a single record. It affects the credibility of 3D documentation as a method.</w:t>
        </w:r>
      </w:ins>
    </w:p>
    <w:p w14:paraId="5A5D0A24" w14:textId="77777777" w:rsidR="006D1B41" w:rsidRDefault="00E82A97">
      <w:pPr>
        <w:pStyle w:val="PCJSubsection"/>
      </w:pPr>
      <w:r>
        <w:t>A documented package –</w:t>
      </w:r>
      <w:commentRangeStart w:id="45"/>
      <w:commentRangeStart w:id="46"/>
      <w:r>
        <w:rPr>
          <w:shd w:val="clear" w:color="auto" w:fill="FF0000"/>
        </w:rPr>
        <w:t xml:space="preserve"> </w:t>
      </w:r>
      <w:del w:id="47" w:author="Matthias Lang" w:date="2026-10-23T09:30:00Z">
        <w:r>
          <w:rPr>
            <w:shd w:val="clear" w:color="auto" w:fill="FF0000"/>
          </w:rPr>
          <w:delText>not yet a profile</w:delText>
        </w:r>
      </w:del>
      <w:ins w:id="48" w:author="Matthias Lang" w:date="2026-10-23T09:30:00Z">
        <w:r>
          <w:t>and its profile</w:t>
        </w:r>
      </w:ins>
      <w:commentRangeEnd w:id="45"/>
      <w:commentRangeEnd w:id="46"/>
      <w:r>
        <w:commentReference w:id="45"/>
      </w:r>
      <w:r>
        <w:commentReference w:id="46"/>
      </w:r>
    </w:p>
    <w:p w14:paraId="27E63F20" w14:textId="77777777" w:rsidR="006D1B41" w:rsidRDefault="00E82A97">
      <w:pPr>
        <w:pStyle w:val="PCJtext"/>
        <w:ind w:firstLine="0"/>
      </w:pPr>
      <w:r>
        <w:t xml:space="preserve">Model B answers most of these questions. Its Reference names inventory number, institution, a permanent link to the collection record and the digitized accession register (cf. </w:t>
      </w:r>
      <w:proofErr w:type="spellStart"/>
      <w:r>
        <w:t>Universitätsbibliothek</w:t>
      </w:r>
      <w:proofErr w:type="spellEnd"/>
      <w:r>
        <w:t xml:space="preserve"> Heidelberg, n.d.); its Capture states date, scanner, came</w:t>
      </w:r>
      <w:r>
        <w:t xml:space="preserve">ra, number of photographs and software chain; its scale matches the object, and maps derived from the mesh are named as such. The documentation accompanying the package notes that the back was left unscanned because the relief stands against a wall, </w:t>
      </w:r>
      <w:del w:id="49" w:author="Matthias Lang" w:date="2026-10-23T09:30:00Z">
        <w:r>
          <w:delText>but th</w:delText>
        </w:r>
        <w:r>
          <w:delText>is is not yet part of the formal metadata</w:delText>
        </w:r>
      </w:del>
      <w:ins w:id="50" w:author="Matthias Lang" w:date="2026-10-23T09:30:00Z">
        <w:r>
          <w:t>and the profile records this, together with the inaccessible underside, in the metadata</w:t>
        </w:r>
      </w:ins>
      <w:r>
        <w:t xml:space="preserve"> (Lang &amp; Salcedo Paparoni, 2025a). </w:t>
      </w:r>
      <w:del w:id="51" w:author="Matthias Lang" w:date="2026-10-23T09:30:00Z">
        <w:r>
          <w:rPr>
            <w:shd w:val="clear" w:color="auto" w:fill="FF0000"/>
          </w:rPr>
          <w:delText xml:space="preserve">The digitization also had a purpose: it was a pilot, undertaken </w:delText>
        </w:r>
        <w:r>
          <w:rPr>
            <w:shd w:val="clear" w:color="auto" w:fill="FF0000"/>
          </w:rPr>
          <w:lastRenderedPageBreak/>
          <w:delText xml:space="preserve">to provide the data on which </w:delText>
        </w:r>
        <w:r>
          <w:rPr>
            <w:shd w:val="clear" w:color="auto" w:fill="FF0000"/>
          </w:rPr>
          <w:delText>the workflow of the profile could be developed (Lang &amp; Salcedo Paparoni, 2025a). The published package is a first draft of that workflow, and it shows what is still missing. It does not yet state the Digitization Intent. It does not say why the base was re</w:delText>
        </w:r>
        <w:r>
          <w:rPr>
            <w:shd w:val="clear" w:color="auto" w:fill="FF0000"/>
          </w:rPr>
          <w:delText xml:space="preserve">moved. And it does not declare that the translucency of the marble is rendered by subsurface scattering – a simulation, not a measurement (Lang, 2025). The concepts, vocabularies, repository and models are in place; the formalized documentation that would </w:delText>
        </w:r>
        <w:r>
          <w:rPr>
            <w:shd w:val="clear" w:color="auto" w:fill="FF0000"/>
          </w:rPr>
          <w:delText>turn the package into a profile is still being completed.</w:delText>
        </w:r>
      </w:del>
      <w:ins w:id="52" w:author="Matthias Lang" w:date="2026-10-23T09:30:00Z">
        <w:r>
          <w:t>Its Digitization Intent is stated: the relief was scanned for the virtual reality teaching environment on the Kerameikos, and the same digitization served as the pilot on which the workflow of the pr</w:t>
        </w:r>
        <w:r>
          <w:t>ofile was developed (Lang &amp; Salcedo Paparoni, 2025a). The profile declares what follows from this intent. The base was removed because it is irrelevant for use in the learning environment; this is a decision, not a limit of the technology, and it is record</w:t>
        </w:r>
        <w:r>
          <w:t xml:space="preserve">ed as such. The translucency of the marble is rendered by subsurface scattering, a simulation and not a measurement (Lang, 2025). Its parameters, such as how far light penetrates and scatters within the stone, cannot be extracted from the image data; they </w:t>
        </w:r>
        <w:r>
          <w:t xml:space="preserve">were set by the </w:t>
        </w:r>
        <w:proofErr w:type="spellStart"/>
        <w:r>
          <w:t>modeller</w:t>
        </w:r>
        <w:proofErr w:type="spellEnd"/>
        <w:r>
          <w:t xml:space="preserve"> from knowledge of the original. The profile was recorded with HERMES and added to the package as CARARE-XML </w:t>
        </w:r>
        <w:r>
          <w:rPr>
            <w:highlight w:val="yellow"/>
          </w:rPr>
          <w:t xml:space="preserve">[PRÜFEN: Version/DOI des </w:t>
        </w:r>
        <w:proofErr w:type="spellStart"/>
        <w:r>
          <w:rPr>
            <w:highlight w:val="yellow"/>
          </w:rPr>
          <w:t>aktualisierten</w:t>
        </w:r>
        <w:proofErr w:type="spellEnd"/>
        <w:r>
          <w:rPr>
            <w:highlight w:val="yellow"/>
          </w:rPr>
          <w:t xml:space="preserve"> </w:t>
        </w:r>
        <w:proofErr w:type="spellStart"/>
        <w:r>
          <w:rPr>
            <w:highlight w:val="yellow"/>
          </w:rPr>
          <w:t>Datensatzes</w:t>
        </w:r>
        <w:proofErr w:type="spellEnd"/>
        <w:r>
          <w:rPr>
            <w:highlight w:val="yellow"/>
          </w:rPr>
          <w:t>]</w:t>
        </w:r>
        <w:r>
          <w:t>. Model B thus shows what the framework asks for: not a complete model,</w:t>
        </w:r>
        <w:r>
          <w:t xml:space="preserve"> but a complete account of what the model is.</w:t>
        </w:r>
      </w:ins>
      <w:r>
        <w:rPr>
          <w:shd w:val="clear" w:color="auto" w:fill="FF0000"/>
        </w:rPr>
        <w:commentReference w:id="53"/>
      </w:r>
      <w:r>
        <w:rPr>
          <w:shd w:val="clear" w:color="auto" w:fill="FF0000"/>
        </w:rPr>
        <w:commentReference w:id="54"/>
      </w:r>
      <w:r>
        <w:rPr>
          <w:shd w:val="clear" w:color="auto" w:fill="FF0000"/>
        </w:rPr>
        <w:commentReference w:id="55"/>
      </w:r>
      <w:r>
        <w:commentReference w:id="56"/>
      </w:r>
      <w:r>
        <w:commentReference w:id="57"/>
      </w:r>
      <w:r>
        <w:commentReference w:id="58"/>
      </w:r>
    </w:p>
    <w:p w14:paraId="3289C09A" w14:textId="77777777" w:rsidR="006D1B41" w:rsidRDefault="00E82A97">
      <w:pPr>
        <w:pStyle w:val="PCJtext"/>
        <w:ind w:firstLine="0"/>
        <w:rPr>
          <w:ins w:id="59" w:author="Matthias Lang" w:date="2026-10-23T09:30:00Z"/>
        </w:rPr>
      </w:pPr>
      <w:ins w:id="60" w:author="Matthias Lang" w:date="2026-10-23T09:30:00Z">
        <w:r>
          <w:t>The decisions behind Model B can be told in the terms of the profile. In Reference, the relief was anchored in three independent persistent sources: the permalink of the collection record under inventory number SK 740; the historical accession register, wh</w:t>
        </w:r>
        <w:r>
          <w:t>ich lists it under the same number as “</w:t>
        </w:r>
        <w:proofErr w:type="spellStart"/>
        <w:r>
          <w:t>Attisches</w:t>
        </w:r>
        <w:proofErr w:type="spellEnd"/>
        <w:r>
          <w:t xml:space="preserve"> </w:t>
        </w:r>
        <w:proofErr w:type="spellStart"/>
        <w:r>
          <w:t>Grabmal</w:t>
        </w:r>
        <w:proofErr w:type="spellEnd"/>
        <w:r>
          <w:t xml:space="preserve">, </w:t>
        </w:r>
        <w:proofErr w:type="spellStart"/>
        <w:r>
          <w:t>Bruchstücke</w:t>
        </w:r>
        <w:proofErr w:type="spellEnd"/>
        <w:r>
          <w:t xml:space="preserve">” and can be cited page by page through the Heidelberg Accession Index; and the iDAI.objects Arachne database of the German Archaeological Institute </w:t>
        </w:r>
        <w:r>
          <w:rPr>
            <w:highlight w:val="yellow"/>
          </w:rPr>
          <w:t xml:space="preserve">[PRÜFEN: Arachne-ID, </w:t>
        </w:r>
        <w:proofErr w:type="spellStart"/>
        <w:r>
          <w:rPr>
            <w:highlight w:val="yellow"/>
          </w:rPr>
          <w:t>Zitat</w:t>
        </w:r>
        <w:proofErr w:type="spellEnd"/>
        <w:r>
          <w:rPr>
            <w:highlight w:val="yellow"/>
          </w:rPr>
          <w:t>]</w:t>
        </w:r>
        <w:r>
          <w:t>. In Captur</w:t>
        </w:r>
        <w:r>
          <w:t>e, the exhibition set the limits. A stationary photogrammetric setup with lamps and tripod was impracticable in the open gallery because of the cables it required and was replaced by a handheld structured-light scanner (Artec Leo, spatial resolution 0.2 mm</w:t>
        </w:r>
        <w:r>
          <w:t>) and a handheld camera (Nikon Z8) with a flash for the textures; the back, which stands against the wall, and the underside could not be reached at a justifiable logistical and conservational cost. In Representation, the images were radiometrically calibr</w:t>
        </w:r>
        <w:r>
          <w:t>ated in Adobe Lightroom, and the model was computed and textured in Artec Studio 19. The unedited master file was exported as textured OBJ, and a real-time version with reduced geometry and normal and ambient occlusion maps was derived from it as GLB and c</w:t>
        </w:r>
        <w:r>
          <w:t>hecked together with the responsible curator of the Berlin State Museums. Where Artec Studio closed or interpolated surfaces on its own cannot be reconstructed. This is the black box described above: the package can name it, but not open it.</w:t>
        </w:r>
      </w:ins>
    </w:p>
    <w:p w14:paraId="69AEB520" w14:textId="77777777" w:rsidR="006D1B41" w:rsidRDefault="00E82A97">
      <w:pPr>
        <w:pStyle w:val="PCJtext"/>
        <w:ind w:firstLine="0"/>
      </w:pPr>
      <w:r>
        <w:t>The FAIR princ</w:t>
      </w:r>
      <w:r>
        <w:t xml:space="preserve">iples ask for detailed provenance </w:t>
      </w:r>
      <w:r>
        <w:rPr>
          <w:highlight w:val="yellow"/>
        </w:rPr>
        <w:t>[Wilkinson et al. 2016, R1.2]</w:t>
      </w:r>
      <w:r>
        <w:t xml:space="preserve"> – precisely the part that aggregation cannot fulfill for the data provider. Model A is authentic as a record; as a statement about the relief, it cannot be verified. One model knows where it b</w:t>
      </w:r>
      <w:r>
        <w:t>elongs and what it leaves out; the other can say neither.</w:t>
      </w:r>
    </w:p>
    <w:p w14:paraId="6E677D04" w14:textId="77777777" w:rsidR="006D1B41" w:rsidRDefault="00E82A97">
      <w:pPr>
        <w:pStyle w:val="PCJSection"/>
        <w:rPr>
          <w:rFonts w:cs="Arial"/>
        </w:rPr>
      </w:pPr>
      <w:r>
        <w:t>Teaching and virtual reality</w:t>
      </w:r>
    </w:p>
    <w:p w14:paraId="1333EDFA" w14:textId="77777777" w:rsidR="006D1B41" w:rsidRDefault="00E82A97">
      <w:pPr>
        <w:pStyle w:val="PCJtext"/>
        <w:ind w:firstLine="0"/>
        <w:rPr>
          <w:del w:id="61" w:author="Matthias Lang" w:date="2026-10-23T09:30:00Z"/>
        </w:rPr>
      </w:pPr>
      <w:del w:id="62" w:author="Matthias Lang" w:date="2026-10-23T09:30:00Z">
        <w:r>
          <w:rPr>
            <w:highlight w:val="yellow"/>
          </w:rPr>
          <w:delText>[Lehre/VR –Nachnutzung des Pakets]</w:delText>
        </w:r>
      </w:del>
    </w:p>
    <w:p w14:paraId="4A3D5C79" w14:textId="77777777" w:rsidR="006D1B41" w:rsidRDefault="00E82A97">
      <w:pPr>
        <w:pStyle w:val="PCJtext"/>
        <w:ind w:firstLine="0"/>
        <w:rPr>
          <w:ins w:id="63" w:author="Matthias Lang" w:date="2026-10-23T09:30:00Z"/>
        </w:rPr>
      </w:pPr>
      <w:ins w:id="64" w:author="Matthias Lang" w:date="2026-10-23T09:30:00Z">
        <w:r>
          <w:t>Teaching is where the profile meets its first users, because students encounter 3D models as finished objects. The Nikarete package wa</w:t>
        </w:r>
        <w:r>
          <w:t>s made for a virtual reality environment on the Kerameikos used in teaching at Bonn, and the reasoning that governs its documentation also governs its admission to that environment: only a model whose real-time derivative can be traced back to a documented</w:t>
        </w:r>
        <w:r>
          <w:t xml:space="preserve"> master file enters the immersive space. A model does not qualify merely because it looks closed. This rule shifts the authority over what may be shown from the software back to researchers and curators, and it separates teaching environments from the habi</w:t>
        </w:r>
        <w:r>
          <w:t>t of importing unverified models from web platforms as scenery.</w:t>
        </w:r>
      </w:ins>
    </w:p>
    <w:p w14:paraId="2F1160D4" w14:textId="77777777" w:rsidR="006D1B41" w:rsidRDefault="00E82A97">
      <w:pPr>
        <w:pStyle w:val="PCJtext"/>
        <w:ind w:firstLine="0"/>
        <w:rPr>
          <w:ins w:id="65" w:author="Matthias Lang" w:date="2026-10-23T09:30:00Z"/>
        </w:rPr>
      </w:pPr>
      <w:ins w:id="66" w:author="Matthias Lang" w:date="2026-10-23T09:30:00Z">
        <w:r>
          <w:t>The rule is stricter for immersion than for a screen because immersion acts on behavior, not only on sight. Slater (2009, p. 3549) distinguishes place illusion, the sense of being in the place</w:t>
        </w:r>
        <w:r>
          <w:t xml:space="preserve"> shown, from plausibility illusion, the sense that what happens there is real; the latter leads to realistic </w:t>
        </w:r>
        <w:r>
          <w:lastRenderedPageBreak/>
          <w:t xml:space="preserve">behavior even when users know that the environment is computed. Critical distance can therefore not be left to the vigilance of the viewer; it has </w:t>
        </w:r>
        <w:r>
          <w:t xml:space="preserve">to be built into the data. </w:t>
        </w:r>
        <w:proofErr w:type="spellStart"/>
        <w:r>
          <w:t>Gillings</w:t>
        </w:r>
        <w:proofErr w:type="spellEnd"/>
        <w:r>
          <w:t xml:space="preserve"> (1999, p. 253) described the alternative as a cycle of suspicion in which research exhausts itself in defending the visual authenticity of its models, which remain “passive images rather than objects of analysis” </w:t>
        </w:r>
        <w:r>
          <w:rPr>
            <w:highlight w:val="yellow"/>
          </w:rPr>
          <w:t>[PRÜFEN</w:t>
        </w:r>
        <w:r>
          <w:rPr>
            <w:highlight w:val="yellow"/>
          </w:rPr>
          <w:t xml:space="preserve">: </w:t>
        </w:r>
        <w:proofErr w:type="spellStart"/>
        <w:r>
          <w:rPr>
            <w:highlight w:val="yellow"/>
          </w:rPr>
          <w:t>Seite</w:t>
        </w:r>
        <w:proofErr w:type="spellEnd"/>
        <w:r>
          <w:rPr>
            <w:highlight w:val="yellow"/>
          </w:rPr>
          <w:t xml:space="preserve"> des </w:t>
        </w:r>
        <w:proofErr w:type="spellStart"/>
        <w:r>
          <w:rPr>
            <w:highlight w:val="yellow"/>
          </w:rPr>
          <w:t>Zitats</w:t>
        </w:r>
        <w:proofErr w:type="spellEnd"/>
        <w:r>
          <w:rPr>
            <w:highlight w:val="yellow"/>
          </w:rPr>
          <w:t>]</w:t>
        </w:r>
        <w:r>
          <w:t>; two decades later, Huggett (2020, p. 9) found little changed.</w:t>
        </w:r>
      </w:ins>
    </w:p>
    <w:p w14:paraId="48BC7ACF" w14:textId="77777777" w:rsidR="006D1B41" w:rsidRDefault="00E82A97">
      <w:pPr>
        <w:pStyle w:val="PCJtext"/>
        <w:ind w:firstLine="0"/>
        <w:rPr>
          <w:ins w:id="67" w:author="Matthias Lang" w:date="2026-10-23T09:30:00Z"/>
        </w:rPr>
      </w:pPr>
      <w:ins w:id="68" w:author="Matthias Lang" w:date="2026-10-23T09:30:00Z">
        <w:r>
          <w:t xml:space="preserve">Where these conditions are met, immersion has a didactic value that research use rarely justifies. Studies of immersive teaching report a better grasp and recall of spatial </w:t>
        </w:r>
        <w:r>
          <w:t>arrangements than plans and photographs convey (Cobb &amp; Nieminen, 2023, p. 242; Garstki et al., 2019, p. 55), and a multi-user environment of the crypt of San Marco in Venice, in which students could switch nineteenth-century additions on and off to compare</w:t>
        </w:r>
        <w:r>
          <w:t xml:space="preserve"> building phases, was rated highly for spatial understanding and collaboration (Lang et al., in press). The effect depends on the task rather than the hardware (</w:t>
        </w:r>
        <w:proofErr w:type="spellStart"/>
        <w:r>
          <w:t>Aufenanger</w:t>
        </w:r>
        <w:proofErr w:type="spellEnd"/>
        <w:r>
          <w:t xml:space="preserve"> et al., 2025, p. 12), and practical limits remain, from cybersickness to the cost of</w:t>
        </w:r>
        <w:r>
          <w:t xml:space="preserve"> head-mounted displays for group teaching (Waagen et al., 2024, p. 86). The virtual model does not replace the visit to the original; it prepares and deepens it.</w:t>
        </w:r>
      </w:ins>
    </w:p>
    <w:p w14:paraId="01C03038" w14:textId="77777777" w:rsidR="006D1B41" w:rsidRDefault="00E82A97">
      <w:pPr>
        <w:pStyle w:val="PCJtext"/>
        <w:ind w:firstLine="0"/>
        <w:rPr>
          <w:ins w:id="69" w:author="Matthias Lang" w:date="2026-10-23T09:30:00Z"/>
        </w:rPr>
      </w:pPr>
      <w:ins w:id="70" w:author="Matthias Lang" w:date="2026-10-23T09:30:00Z">
        <w:r>
          <w:t xml:space="preserve">The profile turns this setting into an exercise in source criticism. Students can compare the </w:t>
        </w:r>
        <w:r>
          <w:t xml:space="preserve">real-time derivative with the master file, see where geometry was reduced or detail moved into a normal map, and read in the profile what the scanner could not register. What they acquire is 3D literacy: the ability to follow the history of a model's data </w:t>
        </w:r>
        <w:r>
          <w:t>and to know the limits of the medium in which it is shown. This becomes more urgent as generative methods produce closed, photorealistic geometry from a single photograph or a text prompt (Wang et al., 2025; Lombardi et al., 2026). The appearance of a mode</w:t>
        </w:r>
        <w:r>
          <w:t>l then says nothing about its origin; only a documented history of its data separates a measured object from a plausible invention.</w:t>
        </w:r>
      </w:ins>
    </w:p>
    <w:p w14:paraId="45067FBA" w14:textId="77777777" w:rsidR="006D1B41" w:rsidRDefault="00E82A97">
      <w:pPr>
        <w:pStyle w:val="PCJSection"/>
        <w:rPr>
          <w:rFonts w:cs="Arial"/>
        </w:rPr>
      </w:pPr>
      <w:r>
        <w:t>Discussion and conclusion: documenting the gap</w:t>
      </w:r>
    </w:p>
    <w:p w14:paraId="255EE2EF" w14:textId="77777777" w:rsidR="006D1B41" w:rsidRDefault="00E82A97">
      <w:pPr>
        <w:pStyle w:val="PCJtext"/>
        <w:ind w:firstLine="0"/>
      </w:pPr>
      <w:r>
        <w:t>The profile asks for work that is rarely done. Detailed processing documentation is the part of 3D metadata most often skipped, because it is laborious and lacks a standard (Blundell et al., 2020, p. 4), and it is unclear who pays for the infrastructure th</w:t>
      </w:r>
      <w:r>
        <w:t>at authenticity requires (Lynch, 2000, p. 34). The profile answers with pragmatic minimalism rather than completeness: it records the features the institution has declared relevant, not everything that could be recorded. As a decision aid, not a checklist,</w:t>
      </w:r>
      <w:r>
        <w:t xml:space="preserve"> it can be as short as the object and the purpose allow.</w:t>
      </w:r>
      <w:ins w:id="71" w:author="Matthias Lang" w:date="2026-10-23T09:30:00Z">
        <w:r>
          <w:t xml:space="preserve"> Huvila (2025, pp. 5–6) makes the same point for paradata in general: documentation has to be planned before capture and given resources, but it must not grow without limit, since what it yields does </w:t>
        </w:r>
        <w:r>
          <w:t>not rise in proportion to the effort spent on it.</w:t>
        </w:r>
      </w:ins>
    </w:p>
    <w:p w14:paraId="4434A591" w14:textId="77777777" w:rsidR="006D1B41" w:rsidRDefault="00E82A97">
      <w:pPr>
        <w:pStyle w:val="PCJtext"/>
        <w:ind w:firstLine="0"/>
      </w:pPr>
      <w:r>
        <w:t>Its natural place is the museum. In Bradley’s survey, institutions named their good name as the best guarantee of authenticity they could offer (Bradley, 2005, p. 169), and some advised researchers to verif</w:t>
      </w:r>
      <w:r>
        <w:t>y digital material against the original (Bradley, 2005, p. 172). Museums hold the original, but cannot always make it accessible – because of restitution, fragility or distance. This is one of the reasons why they digitize: not only for research, but to pr</w:t>
      </w:r>
      <w:r>
        <w:t>ovide access to objects that cannot otherwise be seen. The profile turns the reputation of the institution into something that can be checked – against the object where it is accessible, and always against a record of decisions. “Authenticity has its roots</w:t>
      </w:r>
      <w:r>
        <w:t xml:space="preserve"> in trust” (</w:t>
      </w:r>
      <w:proofErr w:type="spellStart"/>
      <w:r>
        <w:t>Trant</w:t>
      </w:r>
      <w:proofErr w:type="spellEnd"/>
      <w:r>
        <w:t>, 1997, p. 18); the profile gives that trust a procedure.</w:t>
      </w:r>
    </w:p>
    <w:p w14:paraId="32C0951A" w14:textId="77777777" w:rsidR="006D1B41" w:rsidRDefault="00E82A97">
      <w:pPr>
        <w:pStyle w:val="PCJtext"/>
        <w:ind w:firstLine="0"/>
      </w:pPr>
      <w:r>
        <w:t xml:space="preserve">This paper has limits. </w:t>
      </w:r>
      <w:del w:id="72" w:author="Matthias Lang" w:date="2026-10-23T09:30:00Z">
        <w:r>
          <w:delText>The profile has been applied to a single object;</w:delText>
        </w:r>
      </w:del>
      <w:ins w:id="73" w:author="Matthias Lang" w:date="2026-10-23T09:30:00Z">
        <w:r>
          <w:t>The profile has been developed on single museum objects with a clear object biography and a controlled capture</w:t>
        </w:r>
        <w:r>
          <w:t xml:space="preserve"> situation, and this paper discusses only one of them in detail;</w:t>
        </w:r>
      </w:ins>
      <w:r>
        <w:t xml:space="preserve"> </w:t>
      </w:r>
      <w:del w:id="74" w:author="Matthias Lang" w:date="2026-10-23T09:30:00Z">
        <w:r>
          <w:delText>the mapping to CARARE is conceptual and its extension still has to be specified; and the entry tool is in development.</w:delText>
        </w:r>
      </w:del>
      <w:ins w:id="75" w:author="Matthias Lang" w:date="2026-10-23T09:30:00Z">
        <w:r>
          <w:t>feature-level decisions are expressed in CARARE through an editorial conv</w:t>
        </w:r>
        <w:r>
          <w:t>ention (Appendix A) rather than an extension of the schema; and the entry tool is still being extended.</w:t>
        </w:r>
      </w:ins>
      <w:r>
        <w:t xml:space="preserve"> </w:t>
      </w:r>
      <w:del w:id="76" w:author="Matthias Lang" w:date="2026-10-23T09:30:00Z">
        <w:r>
          <w:delText>Further work must test the profile across object types and collections and measure the effort it requires.</w:delText>
        </w:r>
      </w:del>
      <w:ins w:id="77" w:author="Matthias Lang" w:date="2026-10-23T09:30:00Z">
        <w:r>
          <w:t>Further work must test the profile across obje</w:t>
        </w:r>
        <w:r>
          <w:t xml:space="preserve">ct types and collections, measure the effort it requires and extend it from single objects to excavations and multi-phase sites, where it has to record not one act of capture </w:t>
        </w:r>
        <w:r>
          <w:lastRenderedPageBreak/>
          <w:t>but a destructive process over several campaigns, changing methods and the relati</w:t>
        </w:r>
        <w:r>
          <w:t>ons between features, layers and finds.</w:t>
        </w:r>
      </w:ins>
    </w:p>
    <w:p w14:paraId="2124CFBA" w14:textId="77777777" w:rsidR="006D1B41" w:rsidRDefault="00E82A97">
      <w:pPr>
        <w:pStyle w:val="PCJtext"/>
        <w:ind w:firstLine="0"/>
      </w:pPr>
      <w:r>
        <w:t xml:space="preserve">We have already digitized them. The question is no longer whether museum objects can be captured in three dimensions, but whether their models can say what was captured. Documenting the gap – what was measured, what </w:t>
      </w:r>
      <w:r>
        <w:t>could not be measured and what was made – does not make a model more accurate. It makes it usable: for research that needs to know what it is looking at, and for teaching that shows students that every model is the result of decisions.</w:t>
      </w:r>
      <w:ins w:id="78" w:author="Matthias Lang" w:date="2026-10-23T09:30:00Z">
        <w:r>
          <w:t xml:space="preserve"> A 3D model is not a </w:t>
        </w:r>
        <w:r>
          <w:t>twin of its object but its shadow, and the profile states where that shadow is sharp and where it is not.</w:t>
        </w:r>
      </w:ins>
      <w:r>
        <w:t xml:space="preserve"> Documented limits are what open a digitized collection.</w:t>
      </w:r>
    </w:p>
    <w:p w14:paraId="1C41DEC6" w14:textId="77777777" w:rsidR="006D1B41" w:rsidRDefault="00E82A97">
      <w:pPr>
        <w:pStyle w:val="PCJSection"/>
        <w:rPr>
          <w:rFonts w:cs="Arial"/>
        </w:rPr>
      </w:pPr>
      <w:r>
        <w:rPr>
          <w:rFonts w:cs="Arial"/>
        </w:rPr>
        <w:t>Appendices</w:t>
      </w:r>
    </w:p>
    <w:p w14:paraId="260C215B" w14:textId="77777777" w:rsidR="006D1B41" w:rsidRDefault="00E82A97">
      <w:pPr>
        <w:pStyle w:val="PCJSubsection"/>
        <w:rPr>
          <w:rFonts w:cs="Arial"/>
        </w:rPr>
      </w:pPr>
      <w:r>
        <w:t>Appendix A. The profile in CARARE 2.0</w:t>
      </w:r>
    </w:p>
    <w:p w14:paraId="3A686837" w14:textId="77777777" w:rsidR="006D1B41" w:rsidRDefault="00E82A97">
      <w:pPr>
        <w:pStyle w:val="PCJtext"/>
        <w:ind w:firstLine="0"/>
      </w:pPr>
      <w:r>
        <w:t>CARARE 2.0 is modular and deeply nested. Rath</w:t>
      </w:r>
      <w:r>
        <w:t>er than listing every field, Table A1 shows where each pillar of the profile is anchored and what the schema can and cannot express.</w:t>
      </w:r>
    </w:p>
    <w:p w14:paraId="5272DCBF" w14:textId="77777777" w:rsidR="006D1B41" w:rsidRDefault="00E82A97">
      <w:pPr>
        <w:pStyle w:val="PCJtext"/>
        <w:ind w:firstLine="0"/>
      </w:pPr>
      <w:r>
        <w:rPr>
          <w:i/>
        </w:rPr>
        <w:t>Reference</w:t>
      </w:r>
      <w:r>
        <w:t xml:space="preserve"> fixes several identities at once: that of the physical object, that of the new digital resources and that of the </w:t>
      </w:r>
      <w:r>
        <w:t>digital collection created by a digitization campaign. It is anchored in the heritage asset identification (the object, its dimensions and materials, and its condition, under which restorations can be recorded), in the collection information (the new digit</w:t>
      </w:r>
      <w:r>
        <w:t>al collection and its rights, which secure lasting and correct reuse and citation) and in the digital resource, which names the object it represents. The Digitization Intent has dedicated fields in the activity – its general purpose and the specific purpos</w:t>
      </w:r>
      <w:r>
        <w:t>e of each sub-activity – and can be stated as free text in the collection statement.</w:t>
      </w:r>
    </w:p>
    <w:p w14:paraId="1B8B7244" w14:textId="77777777" w:rsidR="006D1B41" w:rsidRDefault="00E82A97">
      <w:pPr>
        <w:pStyle w:val="PCJtext"/>
        <w:ind w:firstLine="0"/>
      </w:pPr>
      <w:r>
        <w:rPr>
          <w:i/>
        </w:rPr>
        <w:t>Capture</w:t>
      </w:r>
      <w:r>
        <w:t xml:space="preserve"> and </w:t>
      </w:r>
      <w:r>
        <w:rPr>
          <w:i/>
        </w:rPr>
        <w:t>Representation</w:t>
      </w:r>
      <w:r>
        <w:t xml:space="preserve"> both use the activity module. Its repeatable sub-activities record, each with its own purpose and dates, the methods, techniques, materials and </w:t>
      </w:r>
      <w:r>
        <w:t xml:space="preserve">equipment used, so that both acquisition (for instance, structured-light scanning with a given device) and processing (for instance, the rendering approach or the software used) can be declared; the digital resource adds which file was derived from which. </w:t>
      </w:r>
      <w:r>
        <w:t>The limit lies in granularity: an activity describes the model as a whole. It can state which software was used, but not which part of the object was treated with which technique. Recording this for every feature would over-parameterize the schema. A pract</w:t>
      </w:r>
      <w:r>
        <w:t>ical solution is editorial: one sub-activity per intervention – for example, “base removed” or “hole filling on the left side” – each naming the part of the model concerned.</w:t>
      </w:r>
    </w:p>
    <w:p w14:paraId="4FAB5D3D" w14:textId="77777777" w:rsidR="006D1B41" w:rsidRDefault="00E82A97">
      <w:pPr>
        <w:pStyle w:val="PCJtablelegend"/>
        <w:rPr>
          <w:rFonts w:cs="Arial"/>
        </w:rPr>
      </w:pPr>
      <w:r>
        <w:rPr>
          <w:b/>
        </w:rPr>
        <w:t>Table A1.</w:t>
      </w:r>
      <w:r>
        <w:t xml:space="preserve"> Anchoring of the digital authenticity profile in CARARE 2.0.</w:t>
      </w:r>
    </w:p>
    <w:tbl>
      <w:tblPr>
        <w:tblStyle w:val="EinfacheTabelle4"/>
        <w:tblW w:w="9024" w:type="dxa"/>
        <w:tblLayout w:type="fixed"/>
        <w:tblLook w:val="04A0" w:firstRow="1" w:lastRow="0" w:firstColumn="1" w:lastColumn="0" w:noHBand="0" w:noVBand="1"/>
      </w:tblPr>
      <w:tblGrid>
        <w:gridCol w:w="2257"/>
        <w:gridCol w:w="2256"/>
        <w:gridCol w:w="2256"/>
        <w:gridCol w:w="2255"/>
      </w:tblGrid>
      <w:tr w:rsidR="006D1B41" w14:paraId="72787990" w14:textId="77777777" w:rsidTr="006D1B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7C24D263" w14:textId="77777777" w:rsidR="006D1B41" w:rsidRDefault="00E82A97">
            <w:pPr>
              <w:pStyle w:val="PCJTable"/>
              <w:rPr>
                <w:b w:val="0"/>
                <w:bCs w:val="0"/>
              </w:rPr>
            </w:pPr>
            <w:r>
              <w:t>Pillar</w:t>
            </w:r>
          </w:p>
        </w:tc>
        <w:tc>
          <w:tcPr>
            <w:tcW w:w="2256" w:type="dxa"/>
          </w:tcPr>
          <w:p w14:paraId="2BA80904" w14:textId="77777777" w:rsidR="006D1B41" w:rsidRDefault="00E82A97">
            <w:pPr>
              <w:pStyle w:val="PCJTable"/>
              <w:cnfStyle w:val="100000000000" w:firstRow="1" w:lastRow="0" w:firstColumn="0" w:lastColumn="0" w:oddVBand="0" w:evenVBand="0" w:oddHBand="0" w:evenHBand="0" w:firstRowFirstColumn="0" w:firstRowLastColumn="0" w:lastRowFirstColumn="0" w:lastRowLastColumn="0"/>
              <w:rPr>
                <w:b w:val="0"/>
                <w:bCs w:val="0"/>
              </w:rPr>
            </w:pPr>
            <w:r>
              <w:t>Anch</w:t>
            </w:r>
            <w:r>
              <w:t>ored in</w:t>
            </w:r>
          </w:p>
        </w:tc>
        <w:tc>
          <w:tcPr>
            <w:tcW w:w="2256" w:type="dxa"/>
          </w:tcPr>
          <w:p w14:paraId="686EAB67" w14:textId="77777777" w:rsidR="006D1B41" w:rsidRDefault="00E82A97">
            <w:pPr>
              <w:pStyle w:val="PCJTable"/>
              <w:cnfStyle w:val="100000000000" w:firstRow="1" w:lastRow="0" w:firstColumn="0" w:lastColumn="0" w:oddVBand="0" w:evenVBand="0" w:oddHBand="0" w:evenHBand="0" w:firstRowFirstColumn="0" w:firstRowLastColumn="0" w:lastRowFirstColumn="0" w:lastRowLastColumn="0"/>
              <w:rPr>
                <w:b w:val="0"/>
                <w:bCs w:val="0"/>
              </w:rPr>
            </w:pPr>
            <w:r>
              <w:t>What can be expressed</w:t>
            </w:r>
          </w:p>
        </w:tc>
        <w:tc>
          <w:tcPr>
            <w:tcW w:w="2255" w:type="dxa"/>
          </w:tcPr>
          <w:p w14:paraId="78B27D29" w14:textId="77777777" w:rsidR="006D1B41" w:rsidRDefault="00E82A97">
            <w:pPr>
              <w:pStyle w:val="PCJTable"/>
              <w:cnfStyle w:val="100000000000" w:firstRow="1" w:lastRow="0" w:firstColumn="0" w:lastColumn="0" w:oddVBand="0" w:evenVBand="0" w:oddHBand="0" w:evenHBand="0" w:firstRowFirstColumn="0" w:firstRowLastColumn="0" w:lastRowFirstColumn="0" w:lastRowLastColumn="0"/>
              <w:rPr>
                <w:b w:val="0"/>
                <w:bCs w:val="0"/>
              </w:rPr>
            </w:pPr>
            <w:r>
              <w:t>Limit</w:t>
            </w:r>
          </w:p>
        </w:tc>
      </w:tr>
      <w:tr w:rsidR="006D1B41" w14:paraId="59C9696E" w14:textId="77777777" w:rsidTr="006D1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12DC8A44" w14:textId="77777777" w:rsidR="006D1B41" w:rsidRDefault="00E82A97">
            <w:pPr>
              <w:pStyle w:val="PCJTable"/>
              <w:rPr>
                <w:b w:val="0"/>
                <w:bCs w:val="0"/>
              </w:rPr>
            </w:pPr>
            <w:r>
              <w:t>Reference</w:t>
            </w:r>
          </w:p>
        </w:tc>
        <w:tc>
          <w:tcPr>
            <w:tcW w:w="2256" w:type="dxa"/>
          </w:tcPr>
          <w:p w14:paraId="31B11D68" w14:textId="77777777" w:rsidR="006D1B41" w:rsidRDefault="00E82A97">
            <w:pPr>
              <w:pStyle w:val="PCJTable"/>
              <w:cnfStyle w:val="000000100000" w:firstRow="0" w:lastRow="0" w:firstColumn="0" w:lastColumn="0" w:oddVBand="0" w:evenVBand="0" w:oddHBand="1" w:evenHBand="0" w:firstRowFirstColumn="0" w:firstRowLastColumn="0" w:lastRowFirstColumn="0" w:lastRowLastColumn="0"/>
            </w:pPr>
            <w:r>
              <w:t>heritage asset identification; collection information; digital resource; activity (general and specific purpose)</w:t>
            </w:r>
          </w:p>
        </w:tc>
        <w:tc>
          <w:tcPr>
            <w:tcW w:w="2256" w:type="dxa"/>
          </w:tcPr>
          <w:p w14:paraId="72C1FC4A" w14:textId="77777777" w:rsidR="006D1B41" w:rsidRDefault="00E82A97">
            <w:pPr>
              <w:pStyle w:val="PCJTable"/>
              <w:cnfStyle w:val="000000100000" w:firstRow="0" w:lastRow="0" w:firstColumn="0" w:lastColumn="0" w:oddVBand="0" w:evenVBand="0" w:oddHBand="1" w:evenHBand="0" w:firstRowFirstColumn="0" w:firstRowLastColumn="0" w:lastRowFirstColumn="0" w:lastRowLastColumn="0"/>
            </w:pPr>
            <w:r>
              <w:t xml:space="preserve">identity of the object, of the new resources and of the new digital collection; condition, </w:t>
            </w:r>
            <w:r>
              <w:t>materials, restorations; Digitization Intent; rights and citation</w:t>
            </w:r>
          </w:p>
        </w:tc>
        <w:tc>
          <w:tcPr>
            <w:tcW w:w="2255" w:type="dxa"/>
          </w:tcPr>
          <w:p w14:paraId="16F89719" w14:textId="77777777" w:rsidR="006D1B41" w:rsidRDefault="00E82A97">
            <w:pPr>
              <w:pStyle w:val="PCJTable"/>
              <w:cnfStyle w:val="000000100000" w:firstRow="0" w:lastRow="0" w:firstColumn="0" w:lastColumn="0" w:oddVBand="0" w:evenVBand="0" w:oddHBand="1" w:evenHBand="0" w:firstRowFirstColumn="0" w:firstRowLastColumn="0" w:lastRowFirstColumn="0" w:lastRowLastColumn="0"/>
            </w:pPr>
            <w:r>
              <w:t>–</w:t>
            </w:r>
          </w:p>
        </w:tc>
      </w:tr>
      <w:tr w:rsidR="006D1B41" w14:paraId="0C78FF97" w14:textId="77777777" w:rsidTr="006D1B41">
        <w:tc>
          <w:tcPr>
            <w:cnfStyle w:val="001000000000" w:firstRow="0" w:lastRow="0" w:firstColumn="1" w:lastColumn="0" w:oddVBand="0" w:evenVBand="0" w:oddHBand="0" w:evenHBand="0" w:firstRowFirstColumn="0" w:firstRowLastColumn="0" w:lastRowFirstColumn="0" w:lastRowLastColumn="0"/>
            <w:tcW w:w="2256" w:type="dxa"/>
          </w:tcPr>
          <w:p w14:paraId="1EDE8884" w14:textId="77777777" w:rsidR="006D1B41" w:rsidRDefault="00E82A97">
            <w:pPr>
              <w:pStyle w:val="PCJTable"/>
              <w:rPr>
                <w:b w:val="0"/>
                <w:bCs w:val="0"/>
              </w:rPr>
            </w:pPr>
            <w:r>
              <w:t>Capture</w:t>
            </w:r>
          </w:p>
        </w:tc>
        <w:tc>
          <w:tcPr>
            <w:tcW w:w="2256" w:type="dxa"/>
          </w:tcPr>
          <w:p w14:paraId="5A27E47A" w14:textId="77777777" w:rsidR="006D1B41" w:rsidRDefault="00E82A97">
            <w:pPr>
              <w:pStyle w:val="PCJTable"/>
              <w:cnfStyle w:val="000000000000" w:firstRow="0" w:lastRow="0" w:firstColumn="0" w:lastColumn="0" w:oddVBand="0" w:evenVBand="0" w:oddHBand="0" w:evenHBand="0" w:firstRowFirstColumn="0" w:firstRowLastColumn="0" w:lastRowFirstColumn="0" w:lastRowLastColumn="0"/>
            </w:pPr>
            <w:r>
              <w:t>activity (repeatable sub-activities: methods, techniques, materials, equipment)</w:t>
            </w:r>
          </w:p>
        </w:tc>
        <w:tc>
          <w:tcPr>
            <w:tcW w:w="2256" w:type="dxa"/>
          </w:tcPr>
          <w:p w14:paraId="477502D2" w14:textId="77777777" w:rsidR="006D1B41" w:rsidRDefault="00E82A97">
            <w:pPr>
              <w:pStyle w:val="PCJTable"/>
              <w:cnfStyle w:val="000000000000" w:firstRow="0" w:lastRow="0" w:firstColumn="0" w:lastColumn="0" w:oddVBand="0" w:evenVBand="0" w:oddHBand="0" w:evenHBand="0" w:firstRowFirstColumn="0" w:firstRowLastColumn="0" w:lastRowFirstColumn="0" w:lastRowLastColumn="0"/>
            </w:pPr>
            <w:r>
              <w:t>method, device, settings, actors, date and place of acquisition</w:t>
            </w:r>
          </w:p>
        </w:tc>
        <w:tc>
          <w:tcPr>
            <w:tcW w:w="2255" w:type="dxa"/>
          </w:tcPr>
          <w:p w14:paraId="6EFA1EB5" w14:textId="77777777" w:rsidR="006D1B41" w:rsidRDefault="00E82A97">
            <w:pPr>
              <w:pStyle w:val="PCJTable"/>
              <w:cnfStyle w:val="000000000000" w:firstRow="0" w:lastRow="0" w:firstColumn="0" w:lastColumn="0" w:oddVBand="0" w:evenVBand="0" w:oddHBand="0" w:evenHBand="0" w:firstRowFirstColumn="0" w:firstRowLastColumn="0" w:lastRowFirstColumn="0" w:lastRowLastColumn="0"/>
            </w:pPr>
            <w:r>
              <w:t>applies to the model as a whole; ca</w:t>
            </w:r>
            <w:r>
              <w:t>pturability of individual features not expressed</w:t>
            </w:r>
          </w:p>
        </w:tc>
      </w:tr>
      <w:tr w:rsidR="006D1B41" w14:paraId="0E99DC84" w14:textId="77777777" w:rsidTr="006D1B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18F204D2" w14:textId="77777777" w:rsidR="006D1B41" w:rsidRDefault="00E82A97">
            <w:pPr>
              <w:pStyle w:val="PCJTable"/>
              <w:rPr>
                <w:b w:val="0"/>
                <w:bCs w:val="0"/>
              </w:rPr>
            </w:pPr>
            <w:r>
              <w:t>Representation</w:t>
            </w:r>
          </w:p>
        </w:tc>
        <w:tc>
          <w:tcPr>
            <w:tcW w:w="2256" w:type="dxa"/>
          </w:tcPr>
          <w:p w14:paraId="17AFB246" w14:textId="77777777" w:rsidR="006D1B41" w:rsidRDefault="00E82A97">
            <w:pPr>
              <w:pStyle w:val="PCJTable"/>
              <w:cnfStyle w:val="000000100000" w:firstRow="0" w:lastRow="0" w:firstColumn="0" w:lastColumn="0" w:oddVBand="0" w:evenVBand="0" w:oddHBand="1" w:evenHBand="0" w:firstRowFirstColumn="0" w:firstRowLastColumn="0" w:lastRowFirstColumn="0" w:lastRowLastColumn="0"/>
            </w:pPr>
            <w:r>
              <w:t>activity (repeatable sub-activities); digital resource (relations, e.g. is derivative of)</w:t>
            </w:r>
          </w:p>
        </w:tc>
        <w:tc>
          <w:tcPr>
            <w:tcW w:w="2256" w:type="dxa"/>
          </w:tcPr>
          <w:p w14:paraId="4A56F3EE" w14:textId="77777777" w:rsidR="006D1B41" w:rsidRDefault="00E82A97">
            <w:pPr>
              <w:pStyle w:val="PCJTable"/>
              <w:cnfStyle w:val="000000100000" w:firstRow="0" w:lastRow="0" w:firstColumn="0" w:lastColumn="0" w:oddVBand="0" w:evenVBand="0" w:oddHBand="1" w:evenHBand="0" w:firstRowFirstColumn="0" w:firstRowLastColumn="0" w:lastRowFirstColumn="0" w:lastRowLastColumn="0"/>
            </w:pPr>
            <w:r>
              <w:t>processing methods and software; derivatives and their source</w:t>
            </w:r>
          </w:p>
        </w:tc>
        <w:tc>
          <w:tcPr>
            <w:tcW w:w="2255" w:type="dxa"/>
          </w:tcPr>
          <w:p w14:paraId="04D8DCC3" w14:textId="77777777" w:rsidR="006D1B41" w:rsidRDefault="00E82A97">
            <w:pPr>
              <w:pStyle w:val="PCJTable"/>
              <w:cnfStyle w:val="000000100000" w:firstRow="0" w:lastRow="0" w:firstColumn="0" w:lastColumn="0" w:oddVBand="0" w:evenVBand="0" w:oddHBand="1" w:evenHBand="0" w:firstRowFirstColumn="0" w:firstRowLastColumn="0" w:lastRowFirstColumn="0" w:lastRowLastColumn="0"/>
            </w:pPr>
            <w:r>
              <w:t>which part of the model was processed h</w:t>
            </w:r>
            <w:r>
              <w:t>ow – only editorially, one sub-activity per intervention</w:t>
            </w:r>
          </w:p>
        </w:tc>
      </w:tr>
    </w:tbl>
    <w:p w14:paraId="3FAD65DB" w14:textId="77777777" w:rsidR="006D1B41" w:rsidRDefault="00E82A97">
      <w:pPr>
        <w:pStyle w:val="PCJnotetable"/>
        <w:rPr>
          <w:rFonts w:ascii="Arial" w:hAnsi="Arial" w:cs="Arial"/>
        </w:rPr>
      </w:pPr>
      <w:r>
        <w:t>Note: Compiled by the authors.</w:t>
      </w:r>
    </w:p>
    <w:p w14:paraId="7A295B58" w14:textId="77777777" w:rsidR="006D1B41" w:rsidRDefault="00E82A97">
      <w:pPr>
        <w:pStyle w:val="PCJSection"/>
        <w:rPr>
          <w:rFonts w:cs="Arial"/>
        </w:rPr>
      </w:pPr>
      <w:r>
        <w:rPr>
          <w:rFonts w:cs="Arial"/>
        </w:rPr>
        <w:t>Acknowledgements</w:t>
      </w:r>
    </w:p>
    <w:p w14:paraId="1FA2488A" w14:textId="77777777" w:rsidR="006D1B41" w:rsidRDefault="00E82A97">
      <w:pPr>
        <w:pStyle w:val="PCJtext"/>
        <w:rPr>
          <w:rFonts w:cs="Arial"/>
        </w:rPr>
      </w:pPr>
      <w:r>
        <w:rPr>
          <w:rFonts w:cs="Arial"/>
          <w:highlight w:val="yellow"/>
        </w:rPr>
        <w:t>The Text uses the paragraph style "Text PCJ".</w:t>
      </w:r>
      <w:r>
        <w:rPr>
          <w:rFonts w:cs="Arial"/>
        </w:rPr>
        <w:t xml:space="preserve"> </w:t>
      </w:r>
    </w:p>
    <w:p w14:paraId="2FC59C7E" w14:textId="77777777" w:rsidR="006D1B41" w:rsidRDefault="00E82A97">
      <w:pPr>
        <w:pStyle w:val="PCJtext"/>
        <w:rPr>
          <w:rFonts w:cs="Arial"/>
        </w:rPr>
      </w:pPr>
      <w:r>
        <w:lastRenderedPageBreak/>
        <w:t xml:space="preserve">We thank the colleagues of the Collection of Classical Antiquities, Berlin State Museums, </w:t>
      </w:r>
      <w:del w:id="79" w:author="Matthias Lang" w:date="2026-10-23T09:30:00Z">
        <w:r>
          <w:delText>for soporting the pilot projet and proveit acess to the objects.</w:delText>
        </w:r>
      </w:del>
      <w:ins w:id="80" w:author="Matthias Lang" w:date="2026-10-23T09:30:00Z">
        <w:r>
          <w:t>for supporting the pilot project and providing access to the objects.</w:t>
        </w:r>
      </w:ins>
      <w:r>
        <w:t xml:space="preserve"> </w:t>
      </w:r>
    </w:p>
    <w:p w14:paraId="4B1156C1" w14:textId="77777777" w:rsidR="006D1B41" w:rsidRDefault="00E82A97">
      <w:pPr>
        <w:pStyle w:val="PCJSection"/>
        <w:rPr>
          <w:rFonts w:cs="Arial"/>
        </w:rPr>
      </w:pPr>
      <w:r>
        <w:rPr>
          <w:rFonts w:cs="Arial"/>
        </w:rPr>
        <w:t>Funding</w:t>
      </w:r>
    </w:p>
    <w:p w14:paraId="733A00CD" w14:textId="77777777" w:rsidR="006D1B41" w:rsidRDefault="00E82A97">
      <w:pPr>
        <w:pStyle w:val="PCJtext"/>
        <w:rPr>
          <w:rFonts w:cs="Arial"/>
        </w:rPr>
      </w:pPr>
      <w:r>
        <w:rPr>
          <w:rFonts w:cs="Arial"/>
          <w:highlight w:val="yellow"/>
        </w:rPr>
        <w:t>The Text uses the paragraph style "Text PCJ".</w:t>
      </w:r>
      <w:r>
        <w:rPr>
          <w:rFonts w:cs="Arial"/>
        </w:rPr>
        <w:t xml:space="preserve"> </w:t>
      </w:r>
    </w:p>
    <w:p w14:paraId="133DBEBF" w14:textId="77777777" w:rsidR="006D1B41" w:rsidRDefault="00E82A97">
      <w:pPr>
        <w:pStyle w:val="PCJtext"/>
        <w:rPr>
          <w:rFonts w:cs="Arial"/>
        </w:rPr>
      </w:pPr>
      <w:commentRangeStart w:id="81"/>
      <w:commentRangeStart w:id="82"/>
      <w:del w:id="83" w:author="Matthias Lang" w:date="2026-10-23T09:30:00Z">
        <w:r>
          <w:delText>The authors declare that they have received no specific funding fo</w:delText>
        </w:r>
        <w:r>
          <w:delText>r this study.</w:delText>
        </w:r>
      </w:del>
      <w:ins w:id="84" w:author="Matthias Lang" w:date="2026-10-23T09:30:00Z">
        <w:r>
          <w:t xml:space="preserve">This work was supported by NFDI4Objects, funded by the Deutsche </w:t>
        </w:r>
        <w:proofErr w:type="spellStart"/>
        <w:r>
          <w:t>Forschungsgemeinschaft</w:t>
        </w:r>
        <w:proofErr w:type="spellEnd"/>
        <w:r>
          <w:t xml:space="preserve"> (DFG, German Research Foundation), project number 501836407.</w:t>
        </w:r>
      </w:ins>
      <w:commentRangeEnd w:id="81"/>
      <w:commentRangeEnd w:id="82"/>
      <w:r>
        <w:commentReference w:id="81"/>
      </w:r>
      <w:r>
        <w:commentReference w:id="82"/>
      </w:r>
    </w:p>
    <w:p w14:paraId="4C655F67" w14:textId="77777777" w:rsidR="006D1B41" w:rsidRDefault="00E82A97">
      <w:pPr>
        <w:pStyle w:val="PCJSection"/>
        <w:rPr>
          <w:rFonts w:cs="Arial"/>
        </w:rPr>
      </w:pPr>
      <w:r>
        <w:rPr>
          <w:rFonts w:cs="Arial"/>
        </w:rPr>
        <w:t>Conflict of interest disclosure</w:t>
      </w:r>
    </w:p>
    <w:p w14:paraId="6809D3D3" w14:textId="77777777" w:rsidR="006D1B41" w:rsidRDefault="00E82A97">
      <w:pPr>
        <w:pStyle w:val="PCJtext"/>
        <w:rPr>
          <w:rFonts w:cs="Arial"/>
        </w:rPr>
      </w:pPr>
      <w:r>
        <w:rPr>
          <w:rFonts w:cs="Arial"/>
          <w:highlight w:val="yellow"/>
        </w:rPr>
        <w:t>The Text uses the paragraph style "Text PCJ".</w:t>
      </w:r>
      <w:r>
        <w:rPr>
          <w:rFonts w:cs="Arial"/>
        </w:rPr>
        <w:t xml:space="preserve"> </w:t>
      </w:r>
    </w:p>
    <w:p w14:paraId="5C102496" w14:textId="77777777" w:rsidR="006D1B41" w:rsidRDefault="00E82A97">
      <w:pPr>
        <w:pStyle w:val="PCJtext"/>
        <w:rPr>
          <w:rFonts w:cs="Arial"/>
          <w:color w:val="000000"/>
          <w:szCs w:val="21"/>
        </w:rPr>
      </w:pPr>
      <w:r>
        <w:rPr>
          <w:rFonts w:cs="Arial"/>
          <w:color w:val="000000" w:themeColor="text1"/>
          <w:szCs w:val="21"/>
        </w:rPr>
        <w:t>The author</w:t>
      </w:r>
      <w:r>
        <w:rPr>
          <w:rFonts w:cs="Arial"/>
          <w:color w:val="000000" w:themeColor="text1"/>
          <w:szCs w:val="21"/>
        </w:rPr>
        <w:t xml:space="preserve">s declare that they comply with the PCI rule of having no financial conflicts of interest in relation to the content of the article. The authors declare the following non-financial conflict of interest: XXX </w:t>
      </w:r>
      <w:r>
        <w:rPr>
          <w:rFonts w:cs="Arial"/>
          <w:i/>
          <w:color w:val="000000" w:themeColor="text1"/>
          <w:szCs w:val="21"/>
          <w:highlight w:val="yellow"/>
        </w:rPr>
        <w:t>[IF APPROPRIATE]</w:t>
      </w:r>
      <w:r>
        <w:rPr>
          <w:rFonts w:cs="Arial"/>
          <w:color w:val="000000" w:themeColor="text1"/>
          <w:szCs w:val="21"/>
        </w:rPr>
        <w:t xml:space="preserve"> </w:t>
      </w:r>
    </w:p>
    <w:p w14:paraId="72586DA6" w14:textId="77777777" w:rsidR="006D1B41" w:rsidRDefault="00E82A97">
      <w:pPr>
        <w:pStyle w:val="PCJtext"/>
        <w:rPr>
          <w:rFonts w:cs="Arial"/>
          <w:i/>
        </w:rPr>
      </w:pPr>
      <w:r>
        <w:rPr>
          <w:rFonts w:cs="Arial"/>
          <w:i/>
          <w:color w:val="000000" w:themeColor="text1"/>
          <w:szCs w:val="21"/>
          <w:highlight w:val="yellow"/>
        </w:rPr>
        <w:t>[if some of the authors are rec</w:t>
      </w:r>
      <w:r>
        <w:rPr>
          <w:rFonts w:cs="Arial"/>
          <w:i/>
          <w:color w:val="000000" w:themeColor="text1"/>
          <w:szCs w:val="21"/>
          <w:highlight w:val="yellow"/>
        </w:rPr>
        <w:t xml:space="preserve">ommenders / members of the managing board of a PCI, indicate it here, </w:t>
      </w:r>
      <w:proofErr w:type="spellStart"/>
      <w:r>
        <w:rPr>
          <w:rFonts w:cs="Arial"/>
          <w:i/>
          <w:color w:val="000000" w:themeColor="text1"/>
          <w:szCs w:val="21"/>
          <w:highlight w:val="yellow"/>
        </w:rPr>
        <w:t>eg</w:t>
      </w:r>
      <w:proofErr w:type="spellEnd"/>
      <w:r>
        <w:rPr>
          <w:rFonts w:cs="Arial"/>
          <w:i/>
          <w:color w:val="000000" w:themeColor="text1"/>
          <w:szCs w:val="21"/>
          <w:highlight w:val="yellow"/>
        </w:rPr>
        <w:t xml:space="preserve"> “Four authors are recommenders for one or several Peer Communities (PCI </w:t>
      </w:r>
      <w:proofErr w:type="spellStart"/>
      <w:r>
        <w:rPr>
          <w:rFonts w:cs="Arial"/>
          <w:i/>
          <w:color w:val="000000" w:themeColor="text1"/>
          <w:szCs w:val="21"/>
          <w:highlight w:val="yellow"/>
        </w:rPr>
        <w:t>Evol</w:t>
      </w:r>
      <w:proofErr w:type="spellEnd"/>
      <w:r>
        <w:rPr>
          <w:rFonts w:cs="Arial"/>
          <w:i/>
          <w:color w:val="000000" w:themeColor="text1"/>
          <w:szCs w:val="21"/>
          <w:highlight w:val="yellow"/>
        </w:rPr>
        <w:t xml:space="preserve"> Biol: VC, SF, EL, EV; PCI Ecology and PCI Zoology: VC, EL, EV).”]</w:t>
      </w:r>
    </w:p>
    <w:p w14:paraId="45736D5E" w14:textId="77777777" w:rsidR="006D1B41" w:rsidRDefault="00E82A97">
      <w:pPr>
        <w:pStyle w:val="StandardWeb"/>
        <w:spacing w:before="280" w:beforeAutospacing="0" w:after="280" w:afterAutospacing="0"/>
        <w:jc w:val="center"/>
        <w:rPr>
          <w:rFonts w:ascii="Arial" w:hAnsi="Arial" w:cs="Arial"/>
          <w:lang w:val="en-US"/>
        </w:rPr>
      </w:pPr>
      <w:r>
        <w:rPr>
          <w:rFonts w:ascii="Arial" w:hAnsi="Arial" w:cs="Arial"/>
          <w:b/>
          <w:bCs/>
          <w:lang w:val="en-US"/>
        </w:rPr>
        <w:t>Data, scripts, code, and supplementary i</w:t>
      </w:r>
      <w:r>
        <w:rPr>
          <w:rFonts w:ascii="Arial" w:hAnsi="Arial" w:cs="Arial"/>
          <w:b/>
          <w:bCs/>
          <w:lang w:val="en-US"/>
        </w:rPr>
        <w:t>nformation availability</w:t>
      </w:r>
    </w:p>
    <w:p w14:paraId="783796EC" w14:textId="77777777" w:rsidR="006D1B41" w:rsidRDefault="00E82A97">
      <w:pPr>
        <w:pStyle w:val="PCJtext"/>
        <w:rPr>
          <w:rFonts w:cs="Arial"/>
        </w:rPr>
      </w:pPr>
      <w:r>
        <w:rPr>
          <w:rFonts w:cs="Arial"/>
          <w:highlight w:val="yellow"/>
        </w:rPr>
        <w:t>The Text uses the paragraph style "Text PCJ".</w:t>
      </w:r>
      <w:r>
        <w:rPr>
          <w:rFonts w:cs="Arial"/>
        </w:rPr>
        <w:t xml:space="preserve"> </w:t>
      </w:r>
    </w:p>
    <w:p w14:paraId="07A5CB88" w14:textId="77777777" w:rsidR="006D1B41" w:rsidRDefault="00E82A97">
      <w:pPr>
        <w:pStyle w:val="PCJtext"/>
        <w:rPr>
          <w:shd w:val="clear" w:color="auto" w:fill="FF0000"/>
        </w:rPr>
      </w:pPr>
      <w:commentRangeStart w:id="85"/>
      <w:commentRangeStart w:id="86"/>
      <w:r>
        <w:rPr>
          <w:shd w:val="clear" w:color="auto" w:fill="FF0000"/>
        </w:rPr>
        <w:t>Data are available online: Bonndata,</w:t>
      </w:r>
      <w:ins w:id="87" w:author="Matthias Lang" w:date="2026-10-23T09:30:00Z">
        <w:r>
          <w:t xml:space="preserve"> https://doi.org/10.60507/FK2/MHT0HM (Lang, 2025).</w:t>
        </w:r>
      </w:ins>
      <w:r>
        <w:rPr>
          <w:shd w:val="clear" w:color="auto" w:fill="FF0000"/>
        </w:rPr>
        <w:t xml:space="preserve"> </w:t>
      </w:r>
    </w:p>
    <w:p w14:paraId="7E7DD42E" w14:textId="77777777" w:rsidR="006D1B41" w:rsidRDefault="00E82A97">
      <w:pPr>
        <w:pStyle w:val="PCJtext"/>
        <w:rPr>
          <w:shd w:val="clear" w:color="auto" w:fill="FF0000"/>
        </w:rPr>
      </w:pPr>
      <w:r>
        <w:rPr>
          <w:shd w:val="clear" w:color="auto" w:fill="FF0000"/>
        </w:rPr>
        <w:t xml:space="preserve">Scripts and code are available online: </w:t>
      </w:r>
      <w:del w:id="88" w:author="Matthias Lang" w:date="2026-10-23T09:30:00Z">
        <w:r>
          <w:rPr>
            <w:shd w:val="clear" w:color="auto" w:fill="FF0000"/>
          </w:rPr>
          <w:delText>tools of the documentation workflow in the GitHub reposito</w:delText>
        </w:r>
        <w:r>
          <w:rPr>
            <w:shd w:val="clear" w:color="auto" w:fill="FF0000"/>
          </w:rPr>
          <w:delText>ry of the University of Bonn</w:delText>
        </w:r>
      </w:del>
      <w:ins w:id="89" w:author="Matthias Lang" w:date="2026-10-23T09:30:00Z">
        <w:r>
          <w:t>HERMES, the entry tool of the documentation workflow, https://github.com/bcdhbonn/HERMES</w:t>
        </w:r>
      </w:ins>
      <w:r>
        <w:rPr>
          <w:shd w:val="clear" w:color="auto" w:fill="FF0000"/>
        </w:rPr>
        <w:t xml:space="preserve"> </w:t>
      </w:r>
      <w:commentRangeEnd w:id="85"/>
      <w:commentRangeEnd w:id="86"/>
      <w:r>
        <w:commentReference w:id="85"/>
      </w:r>
      <w:r>
        <w:commentReference w:id="86"/>
      </w:r>
    </w:p>
    <w:p w14:paraId="64A7EF91" w14:textId="77777777" w:rsidR="006D1B41" w:rsidRDefault="00E82A97">
      <w:pPr>
        <w:pStyle w:val="PCJtext"/>
        <w:rPr>
          <w:rFonts w:cs="Arial"/>
        </w:rPr>
      </w:pPr>
      <w:r>
        <w:rPr>
          <w:rFonts w:cs="Arial"/>
          <w:color w:val="000000" w:themeColor="text1"/>
          <w:szCs w:val="21"/>
        </w:rPr>
        <w:t xml:space="preserve">Supplementary information is available online: XXXXDOI of the webpage hosting the supplementary information </w:t>
      </w:r>
      <w:hyperlink r:id="rId9">
        <w:r>
          <w:rPr>
            <w:rFonts w:cs="Arial"/>
            <w:color w:val="000000" w:themeColor="text1"/>
            <w:szCs w:val="21"/>
          </w:rPr>
          <w:t>https://doi.org/10.5802/fake.doi</w:t>
        </w:r>
      </w:hyperlink>
      <w:r>
        <w:rPr>
          <w:rFonts w:cs="Arial"/>
        </w:rPr>
        <w:t xml:space="preserve"> </w:t>
      </w:r>
      <w:r>
        <w:rPr>
          <w:rFonts w:cs="Arial"/>
          <w:i/>
          <w:iCs/>
          <w:color w:val="000000" w:themeColor="text1"/>
          <w:szCs w:val="18"/>
          <w:highlight w:val="yellow"/>
        </w:rPr>
        <w:t xml:space="preserve">[replace by the right </w:t>
      </w:r>
      <w:proofErr w:type="spellStart"/>
      <w:r>
        <w:rPr>
          <w:rFonts w:cs="Arial"/>
          <w:i/>
          <w:iCs/>
          <w:color w:val="000000" w:themeColor="text1"/>
          <w:szCs w:val="18"/>
          <w:highlight w:val="yellow"/>
        </w:rPr>
        <w:t>doi</w:t>
      </w:r>
      <w:proofErr w:type="spellEnd"/>
      <w:r>
        <w:rPr>
          <w:rFonts w:cs="Arial"/>
          <w:i/>
          <w:iCs/>
          <w:color w:val="000000" w:themeColor="text1"/>
          <w:szCs w:val="18"/>
          <w:highlight w:val="yellow"/>
        </w:rPr>
        <w:t xml:space="preserve"> of the supplementary information]</w:t>
      </w:r>
      <w:r>
        <w:rPr>
          <w:rFonts w:cs="Arial"/>
          <w:color w:val="000000" w:themeColor="text1"/>
          <w:szCs w:val="18"/>
        </w:rPr>
        <w:t>;</w:t>
      </w:r>
      <w:r>
        <w:rPr>
          <w:rFonts w:eastAsiaTheme="minorHAnsi" w:cs="Arial"/>
          <w:color w:val="000000" w:themeColor="text1"/>
          <w:sz w:val="22"/>
          <w:szCs w:val="21"/>
          <w:lang w:eastAsia="en-US"/>
        </w:rPr>
        <w:t xml:space="preserve"> </w:t>
      </w:r>
      <w:proofErr w:type="spellStart"/>
      <w:r>
        <w:rPr>
          <w:rFonts w:cs="Arial"/>
          <w:szCs w:val="21"/>
        </w:rPr>
        <w:t>XXXAuthors</w:t>
      </w:r>
      <w:proofErr w:type="spellEnd"/>
      <w:r>
        <w:rPr>
          <w:rFonts w:cs="Arial"/>
          <w:szCs w:val="21"/>
        </w:rPr>
        <w:t xml:space="preserve"> et al., </w:t>
      </w:r>
      <w:proofErr w:type="spellStart"/>
      <w:r>
        <w:rPr>
          <w:rFonts w:cs="Arial"/>
          <w:szCs w:val="21"/>
        </w:rPr>
        <w:t>XXXYear</w:t>
      </w:r>
      <w:proofErr w:type="spellEnd"/>
      <w:r>
        <w:rPr>
          <w:rFonts w:cs="Arial"/>
          <w:i/>
          <w:iCs/>
          <w:color w:val="000000" w:themeColor="text1"/>
          <w:szCs w:val="18"/>
          <w:highlight w:val="yellow"/>
        </w:rPr>
        <w:t xml:space="preserve"> [replace by the citation of the supplementary information </w:t>
      </w:r>
      <w:proofErr w:type="spellStart"/>
      <w:r>
        <w:rPr>
          <w:rFonts w:cs="Arial"/>
          <w:i/>
          <w:iCs/>
          <w:color w:val="000000" w:themeColor="text1"/>
          <w:szCs w:val="18"/>
          <w:highlight w:val="yellow"/>
        </w:rPr>
        <w:t>eg</w:t>
      </w:r>
      <w:proofErr w:type="spellEnd"/>
      <w:r>
        <w:rPr>
          <w:rFonts w:cs="Arial"/>
          <w:i/>
          <w:iCs/>
          <w:color w:val="000000" w:themeColor="text1"/>
          <w:szCs w:val="18"/>
          <w:highlight w:val="yellow"/>
        </w:rPr>
        <w:t xml:space="preserve"> “</w:t>
      </w:r>
      <w:r>
        <w:rPr>
          <w:rFonts w:cs="Arial"/>
          <w:highlight w:val="yellow"/>
        </w:rPr>
        <w:t>Smith et al, 2023”)</w:t>
      </w:r>
    </w:p>
    <w:p w14:paraId="199E6977" w14:textId="77777777" w:rsidR="006D1B41" w:rsidRDefault="00E82A97">
      <w:pPr>
        <w:pStyle w:val="StandardWeb"/>
        <w:spacing w:beforeAutospacing="0" w:after="260" w:afterAutospacing="0"/>
        <w:ind w:firstLine="318"/>
        <w:jc w:val="both"/>
        <w:rPr>
          <w:rFonts w:ascii="Arial" w:hAnsi="Arial" w:cs="Arial"/>
          <w:i/>
          <w:color w:val="000000"/>
          <w:sz w:val="21"/>
          <w:szCs w:val="21"/>
          <w:lang w:val="en-US"/>
        </w:rPr>
      </w:pPr>
      <w:r>
        <w:rPr>
          <w:rFonts w:ascii="Arial" w:hAnsi="Arial" w:cs="Arial"/>
          <w:i/>
          <w:sz w:val="21"/>
          <w:szCs w:val="21"/>
          <w:highlight w:val="yellow"/>
          <w:lang w:val="en-US"/>
        </w:rPr>
        <w:t>[Th</w:t>
      </w:r>
      <w:r>
        <w:rPr>
          <w:rFonts w:ascii="Arial" w:hAnsi="Arial" w:cs="Arial"/>
          <w:i/>
          <w:sz w:val="21"/>
          <w:szCs w:val="21"/>
          <w:highlight w:val="yellow"/>
          <w:lang w:val="en-US"/>
        </w:rPr>
        <w:t xml:space="preserve">e DOI hyperlinks should be active.]. </w:t>
      </w:r>
    </w:p>
    <w:p w14:paraId="6D40C143" w14:textId="77777777" w:rsidR="006D1B41" w:rsidRDefault="00E82A97">
      <w:pPr>
        <w:pStyle w:val="PCJSection"/>
        <w:rPr>
          <w:rFonts w:cs="Arial"/>
        </w:rPr>
      </w:pPr>
      <w:r>
        <w:rPr>
          <w:rFonts w:cs="Arial"/>
        </w:rPr>
        <w:t>References</w:t>
      </w:r>
    </w:p>
    <w:p w14:paraId="684308AB" w14:textId="77777777" w:rsidR="006D1B41" w:rsidRDefault="00E82A97">
      <w:pPr>
        <w:pStyle w:val="PCJReference"/>
        <w:rPr>
          <w:rFonts w:cs="Arial"/>
          <w:i/>
          <w:iCs/>
        </w:rPr>
      </w:pPr>
      <w:r>
        <w:rPr>
          <w:rFonts w:ascii="Calibri" w:hAnsi="Calibri" w:cs="Calibri"/>
          <w:color w:val="000000" w:themeColor="text1"/>
          <w:szCs w:val="21"/>
          <w:highlight w:val="yellow"/>
        </w:rPr>
        <w:t>[</w:t>
      </w:r>
      <w:r>
        <w:rPr>
          <w:highlight w:val="yellow"/>
        </w:rPr>
        <w:t>The references are formatted using the APA7 style</w:t>
      </w:r>
      <w:r>
        <w:rPr>
          <w:rStyle w:val="PCJhypertext"/>
          <w:highlight w:val="yellow"/>
        </w:rPr>
        <w:t>.</w:t>
      </w:r>
      <w:r>
        <w:rPr>
          <w:rFonts w:cs="Arial"/>
          <w:i/>
          <w:iCs/>
          <w:highlight w:val="yellow"/>
        </w:rPr>
        <w:t xml:space="preserve"> The </w:t>
      </w:r>
      <w:proofErr w:type="spellStart"/>
      <w:r>
        <w:rPr>
          <w:rFonts w:cs="Arial"/>
          <w:i/>
          <w:iCs/>
          <w:highlight w:val="yellow"/>
        </w:rPr>
        <w:t>developped</w:t>
      </w:r>
      <w:proofErr w:type="spellEnd"/>
      <w:r>
        <w:rPr>
          <w:rFonts w:cs="Arial"/>
          <w:i/>
          <w:iCs/>
          <w:highlight w:val="yellow"/>
        </w:rPr>
        <w:t xml:space="preserve"> DOI URL is needed (https://doi.org/xxx). </w:t>
      </w:r>
      <w:r>
        <w:rPr>
          <w:rFonts w:cs="Arial"/>
          <w:i/>
          <w:iCs/>
        </w:rPr>
        <w:t>The hyperlinks should be active.</w:t>
      </w:r>
    </w:p>
    <w:p w14:paraId="6EB08686" w14:textId="77777777" w:rsidR="006D1B41" w:rsidRDefault="00E82A97">
      <w:pPr>
        <w:pStyle w:val="PCJReference"/>
        <w:rPr>
          <w:rFonts w:cs="Arial"/>
        </w:rPr>
      </w:pPr>
      <w:r>
        <w:t xml:space="preserve">3DBigDataSpace. (n.d.). </w:t>
      </w:r>
      <w:r>
        <w:rPr>
          <w:i/>
        </w:rPr>
        <w:t>Unlocking the potential of 3D data for cul</w:t>
      </w:r>
      <w:r>
        <w:rPr>
          <w:i/>
        </w:rPr>
        <w:t>tural heritage</w:t>
      </w:r>
      <w:r>
        <w:t xml:space="preserve">. Time Machine </w:t>
      </w:r>
      <w:proofErr w:type="spellStart"/>
      <w:r>
        <w:t>Organisation</w:t>
      </w:r>
      <w:proofErr w:type="spellEnd"/>
      <w:r>
        <w:t xml:space="preserve">. Retrieved October 22, 2026, from </w:t>
      </w:r>
      <w:hyperlink r:id="rId10">
        <w:r>
          <w:rPr>
            <w:rStyle w:val="Hyperlink"/>
          </w:rPr>
          <w:t>https://www.timemachine.eu/3dbigdataspace/</w:t>
        </w:r>
      </w:hyperlink>
    </w:p>
    <w:p w14:paraId="0525ACEF" w14:textId="6C572FB0" w:rsidR="006D1B41" w:rsidRPr="00E82A97" w:rsidRDefault="00E82A97">
      <w:pPr>
        <w:pStyle w:val="PCJReference"/>
        <w:rPr>
          <w:ins w:id="90" w:author="Matthias Lang" w:date="2026-10-23T09:30:00Z"/>
          <w:rFonts w:cs="Arial"/>
          <w:lang w:val="de-DE"/>
        </w:rPr>
      </w:pPr>
      <w:proofErr w:type="spellStart"/>
      <w:ins w:id="91" w:author="Matthias Lang" w:date="2026-10-23T09:30:00Z">
        <w:r>
          <w:t>Aufenanger</w:t>
        </w:r>
        <w:proofErr w:type="spellEnd"/>
        <w:r>
          <w:t xml:space="preserve">, S., Bastian, J., Bastos, G., </w:t>
        </w:r>
        <w:proofErr w:type="spellStart"/>
        <w:r>
          <w:t>Castelhano</w:t>
        </w:r>
        <w:proofErr w:type="spellEnd"/>
        <w:r>
          <w:t xml:space="preserve">, M., Dias-Ferreira, C., </w:t>
        </w:r>
        <w:proofErr w:type="spellStart"/>
        <w:r>
          <w:t>Fokides</w:t>
        </w:r>
        <w:proofErr w:type="spellEnd"/>
        <w:r>
          <w:t xml:space="preserve">, E., </w:t>
        </w:r>
        <w:proofErr w:type="spellStart"/>
        <w:r>
          <w:t>Gavalas</w:t>
        </w:r>
        <w:proofErr w:type="spellEnd"/>
        <w:r>
          <w:t xml:space="preserve">, D., </w:t>
        </w:r>
        <w:proofErr w:type="spellStart"/>
        <w:r>
          <w:t>Kasapakis</w:t>
        </w:r>
        <w:proofErr w:type="spellEnd"/>
        <w:r>
          <w:t xml:space="preserve">, V., </w:t>
        </w:r>
        <w:proofErr w:type="spellStart"/>
        <w:r>
          <w:t>Agelada</w:t>
        </w:r>
        <w:proofErr w:type="spellEnd"/>
        <w:r>
          <w:t xml:space="preserve">, A., Kostas, A., </w:t>
        </w:r>
        <w:proofErr w:type="spellStart"/>
        <w:r>
          <w:t>Koutromanos</w:t>
        </w:r>
        <w:proofErr w:type="spellEnd"/>
        <w:r>
          <w:t xml:space="preserve">, G., </w:t>
        </w:r>
        <w:proofErr w:type="spellStart"/>
        <w:r>
          <w:t>Makrides</w:t>
        </w:r>
        <w:proofErr w:type="spellEnd"/>
        <w:r>
          <w:t xml:space="preserve">, G., </w:t>
        </w:r>
        <w:proofErr w:type="spellStart"/>
        <w:r>
          <w:t>Morgado</w:t>
        </w:r>
        <w:proofErr w:type="spellEnd"/>
        <w:r>
          <w:t xml:space="preserve">, L., Pedrosa, D., </w:t>
        </w:r>
        <w:proofErr w:type="spellStart"/>
        <w:r>
          <w:t>Szemberg</w:t>
        </w:r>
        <w:proofErr w:type="spellEnd"/>
        <w:r>
          <w:t xml:space="preserve">, T., </w:t>
        </w:r>
        <w:proofErr w:type="spellStart"/>
        <w:r>
          <w:t>Sofos</w:t>
        </w:r>
        <w:proofErr w:type="spellEnd"/>
        <w:r>
          <w:t xml:space="preserve">, A., &amp; </w:t>
        </w:r>
        <w:proofErr w:type="spellStart"/>
        <w:r>
          <w:t>Szpond</w:t>
        </w:r>
        <w:proofErr w:type="spellEnd"/>
        <w:r>
          <w:t>, J. (2025). Immersive v</w:t>
        </w:r>
        <w:r>
          <w:t xml:space="preserve">irtual reality learning environments for higher education: A student acceptance study. </w:t>
        </w:r>
        <w:r w:rsidRPr="00E82A97">
          <w:rPr>
            <w:i/>
            <w:lang w:val="de-DE"/>
          </w:rPr>
          <w:t>Computers &amp; Education: X Reality</w:t>
        </w:r>
        <w:r w:rsidRPr="00E82A97">
          <w:rPr>
            <w:lang w:val="de-DE"/>
          </w:rPr>
          <w:t xml:space="preserve">, </w:t>
        </w:r>
        <w:r w:rsidRPr="00E82A97">
          <w:rPr>
            <w:i/>
            <w:lang w:val="de-DE"/>
          </w:rPr>
          <w:t>7</w:t>
        </w:r>
        <w:r w:rsidRPr="00E82A97">
          <w:rPr>
            <w:lang w:val="de-DE"/>
          </w:rPr>
          <w:t xml:space="preserve">, 1–14. </w:t>
        </w:r>
      </w:ins>
    </w:p>
    <w:p w14:paraId="1167EFD2" w14:textId="2E119223" w:rsidR="006D1B41" w:rsidRDefault="00E82A97">
      <w:pPr>
        <w:pStyle w:val="PCJReference"/>
        <w:rPr>
          <w:ins w:id="92" w:author="Matthias Lang" w:date="2026-10-23T09:30:00Z"/>
          <w:rFonts w:cs="Arial"/>
        </w:rPr>
      </w:pPr>
      <w:ins w:id="93" w:author="Matthias Lang" w:date="2026-10-23T09:30:00Z">
        <w:r w:rsidRPr="00E82A97">
          <w:rPr>
            <w:lang w:val="de-DE"/>
          </w:rPr>
          <w:t xml:space="preserve">Backes, B. (2023). </w:t>
        </w:r>
        <w:proofErr w:type="spellStart"/>
        <w:r w:rsidRPr="00E82A97">
          <w:rPr>
            <w:i/>
            <w:lang w:val="de-DE"/>
          </w:rPr>
          <w:t>Tairkap</w:t>
        </w:r>
        <w:proofErr w:type="spellEnd"/>
        <w:r w:rsidRPr="00E82A97">
          <w:rPr>
            <w:i/>
            <w:lang w:val="de-DE"/>
          </w:rPr>
          <w:t xml:space="preserve"> und </w:t>
        </w:r>
        <w:proofErr w:type="spellStart"/>
        <w:r w:rsidRPr="00E82A97">
          <w:rPr>
            <w:i/>
            <w:lang w:val="de-DE"/>
          </w:rPr>
          <w:t>Pestjenfi</w:t>
        </w:r>
        <w:proofErr w:type="spellEnd"/>
        <w:r w:rsidRPr="00E82A97">
          <w:rPr>
            <w:i/>
            <w:lang w:val="de-DE"/>
          </w:rPr>
          <w:t>: Zwei Bestattungsensembles der Spätzeit im Berliner</w:t>
        </w:r>
        <w:r w:rsidRPr="00E82A97">
          <w:rPr>
            <w:i/>
            <w:lang w:val="de-DE"/>
          </w:rPr>
          <w:t xml:space="preserve"> Ägyptischen Museum (ÄM 3–6 und 50–54)</w:t>
        </w:r>
        <w:r w:rsidRPr="00E82A97">
          <w:rPr>
            <w:lang w:val="de-DE"/>
          </w:rPr>
          <w:t xml:space="preserve"> (Studien zum Altägyptischen Totenbuch, Vol. 22). </w:t>
        </w:r>
        <w:proofErr w:type="spellStart"/>
        <w:r>
          <w:t>Harrassowitz</w:t>
        </w:r>
        <w:proofErr w:type="spellEnd"/>
        <w:r>
          <w:t xml:space="preserve">. </w:t>
        </w:r>
      </w:ins>
    </w:p>
    <w:p w14:paraId="5B67F818" w14:textId="05A8DC9E" w:rsidR="006D1B41" w:rsidRDefault="00E82A97">
      <w:pPr>
        <w:pStyle w:val="PCJReference"/>
        <w:rPr>
          <w:ins w:id="94" w:author="Matthias Lang" w:date="2026-10-23T09:30:00Z"/>
          <w:rFonts w:cs="Arial"/>
        </w:rPr>
      </w:pPr>
      <w:proofErr w:type="spellStart"/>
      <w:ins w:id="95" w:author="Matthias Lang" w:date="2026-10-23T09:30:00Z">
        <w:r>
          <w:t>Bajena</w:t>
        </w:r>
        <w:proofErr w:type="spellEnd"/>
        <w:r>
          <w:t xml:space="preserve">, I., &amp; </w:t>
        </w:r>
        <w:proofErr w:type="spellStart"/>
        <w:r>
          <w:t>Kuroczyński</w:t>
        </w:r>
        <w:proofErr w:type="spellEnd"/>
        <w:r>
          <w:t xml:space="preserve">, P. (2023). Metadata for 3D digital heritage models: In the search of a common ground. In S. Münster, A. </w:t>
        </w:r>
        <w:proofErr w:type="spellStart"/>
        <w:r>
          <w:t>Pattee</w:t>
        </w:r>
        <w:proofErr w:type="spellEnd"/>
        <w:r>
          <w:t xml:space="preserve">, C. </w:t>
        </w:r>
        <w:proofErr w:type="spellStart"/>
        <w:r>
          <w:t>Kröber</w:t>
        </w:r>
        <w:proofErr w:type="spellEnd"/>
        <w:r>
          <w:t xml:space="preserve">, &amp; F. </w:t>
        </w:r>
        <w:proofErr w:type="spellStart"/>
        <w:r>
          <w:t>Niebling</w:t>
        </w:r>
        <w:proofErr w:type="spellEnd"/>
        <w:r>
          <w:t xml:space="preserve"> (Eds.), </w:t>
        </w:r>
        <w:r>
          <w:rPr>
            <w:i/>
          </w:rPr>
          <w:t>Research and education in urban history in the age of digital libraries</w:t>
        </w:r>
        <w:r>
          <w:t xml:space="preserve"> (Communicati</w:t>
        </w:r>
        <w:r>
          <w:t xml:space="preserve">ons in Computer and Information Science, Vol. 1853, pp. 45–64). Springer. </w:t>
        </w:r>
      </w:ins>
    </w:p>
    <w:p w14:paraId="3EA5A263" w14:textId="4285AF4E" w:rsidR="006D1B41" w:rsidRDefault="00E82A97">
      <w:pPr>
        <w:pStyle w:val="PCJReference"/>
        <w:rPr>
          <w:rFonts w:cs="Arial"/>
        </w:rPr>
      </w:pPr>
      <w:proofErr w:type="spellStart"/>
      <w:r>
        <w:lastRenderedPageBreak/>
        <w:t>Beekes</w:t>
      </w:r>
      <w:proofErr w:type="spellEnd"/>
      <w:r>
        <w:t xml:space="preserve">, R. S. P. (2010). </w:t>
      </w:r>
      <w:r>
        <w:rPr>
          <w:i/>
        </w:rPr>
        <w:t>Etymological dictionary of Greek</w:t>
      </w:r>
      <w:r>
        <w:t xml:space="preserve"> (Vol. 1). Brill. </w:t>
      </w:r>
    </w:p>
    <w:p w14:paraId="7353787E" w14:textId="60BC9AAB" w:rsidR="006D1B41" w:rsidRPr="00E82A97" w:rsidRDefault="00E82A97">
      <w:pPr>
        <w:pStyle w:val="PCJReference"/>
        <w:rPr>
          <w:rFonts w:cs="Arial"/>
          <w:lang w:val="de-DE"/>
        </w:rPr>
      </w:pPr>
      <w:proofErr w:type="spellStart"/>
      <w:r w:rsidRPr="00E82A97">
        <w:rPr>
          <w:lang w:val="de-DE"/>
        </w:rPr>
        <w:t>Bentkowska-Kafel</w:t>
      </w:r>
      <w:proofErr w:type="spellEnd"/>
      <w:r w:rsidRPr="00E82A97">
        <w:rPr>
          <w:lang w:val="de-DE"/>
        </w:rPr>
        <w:t>, A., Denard, H.</w:t>
      </w:r>
      <w:r w:rsidRPr="00E82A97">
        <w:rPr>
          <w:lang w:val="de-DE"/>
        </w:rPr>
        <w:t xml:space="preserve">, &amp; Baker, D. (Eds.). </w:t>
      </w:r>
      <w:r>
        <w:t xml:space="preserve">(2012). </w:t>
      </w:r>
      <w:r>
        <w:rPr>
          <w:i/>
        </w:rPr>
        <w:t>Paradata and transparency in virtual heritage</w:t>
      </w:r>
      <w:r>
        <w:t xml:space="preserve">. </w:t>
      </w:r>
      <w:proofErr w:type="spellStart"/>
      <w:r w:rsidRPr="00E82A97">
        <w:rPr>
          <w:lang w:val="de-DE"/>
        </w:rPr>
        <w:t>Ashgate</w:t>
      </w:r>
      <w:proofErr w:type="spellEnd"/>
    </w:p>
    <w:p w14:paraId="64427361" w14:textId="785A5313" w:rsidR="006D1B41" w:rsidRDefault="00E82A97">
      <w:pPr>
        <w:pStyle w:val="PCJReference"/>
        <w:rPr>
          <w:rFonts w:cs="Arial"/>
        </w:rPr>
      </w:pPr>
      <w:r w:rsidRPr="00E82A97">
        <w:t xml:space="preserve">Blundell, J., Clark, J. L., </w:t>
      </w:r>
      <w:proofErr w:type="spellStart"/>
      <w:r w:rsidRPr="00E82A97">
        <w:t>DeVet</w:t>
      </w:r>
      <w:proofErr w:type="spellEnd"/>
      <w:r w:rsidRPr="00E82A97">
        <w:t xml:space="preserve">, K. E., &amp; Hardesty, J. L. (2020). </w:t>
      </w:r>
      <w:r>
        <w:rPr>
          <w:i/>
        </w:rPr>
        <w:t>Metadata requirements for 3D data</w:t>
      </w:r>
      <w:r>
        <w:t xml:space="preserve">. Temple University. </w:t>
      </w:r>
    </w:p>
    <w:p w14:paraId="645148F2" w14:textId="77777777" w:rsidR="006D1B41" w:rsidRDefault="00E82A97">
      <w:pPr>
        <w:pStyle w:val="PCJReference"/>
        <w:rPr>
          <w:ins w:id="96" w:author="Matthias Lang" w:date="2026-10-23T09:30:00Z"/>
          <w:rFonts w:cs="Arial"/>
        </w:rPr>
      </w:pPr>
      <w:ins w:id="97" w:author="Matthias Lang" w:date="2026-10-23T09:30:00Z">
        <w:r>
          <w:t xml:space="preserve">Bonn Center for Digital Humanities. (n.d.). </w:t>
        </w:r>
        <w:r>
          <w:rPr>
            <w:i/>
          </w:rPr>
          <w:t>BCDH</w:t>
        </w:r>
        <w:r>
          <w:t xml:space="preserve"> [</w:t>
        </w:r>
        <w:proofErr w:type="spellStart"/>
        <w:r>
          <w:t>Dataverse</w:t>
        </w:r>
        <w:proofErr w:type="spellEnd"/>
        <w:r>
          <w:t xml:space="preserve"> collection]. Bonndata. Retrieved June 30, 2026, from https://bonndata.uni-bonn</w:t>
        </w:r>
        <w:r>
          <w:t>.de/dataverse/bcdh</w:t>
        </w:r>
      </w:ins>
    </w:p>
    <w:p w14:paraId="1D685DA8" w14:textId="63AE1FDE" w:rsidR="006D1B41" w:rsidRPr="00E82A97" w:rsidRDefault="00E82A97">
      <w:pPr>
        <w:pStyle w:val="PCJReference"/>
        <w:rPr>
          <w:rFonts w:cs="Arial"/>
          <w:lang w:val="de-DE"/>
        </w:rPr>
      </w:pPr>
      <w:r>
        <w:t xml:space="preserve">Bradley, R. (2005). Digital authenticity and integrity: Digital cultural heritage documents as research resources. </w:t>
      </w:r>
      <w:r>
        <w:rPr>
          <w:i/>
        </w:rPr>
        <w:t>portal: Libraries and the Academy</w:t>
      </w:r>
      <w:r>
        <w:t xml:space="preserve">, </w:t>
      </w:r>
      <w:r>
        <w:rPr>
          <w:i/>
        </w:rPr>
        <w:t>5</w:t>
      </w:r>
      <w:r>
        <w:t xml:space="preserve">(2), 165–175. </w:t>
      </w:r>
    </w:p>
    <w:p w14:paraId="47DDC588" w14:textId="33A2602E" w:rsidR="006D1B41" w:rsidRPr="00E82A97" w:rsidRDefault="00E82A97">
      <w:pPr>
        <w:pStyle w:val="PCJReference"/>
        <w:rPr>
          <w:ins w:id="98" w:author="Matthias Lang" w:date="2026-10-23T09:30:00Z"/>
          <w:rFonts w:cs="Arial"/>
          <w:lang w:val="de-DE"/>
        </w:rPr>
      </w:pPr>
      <w:ins w:id="99" w:author="Matthias Lang" w:date="2026-10-23T09:30:00Z">
        <w:r w:rsidRPr="00E82A97">
          <w:rPr>
            <w:lang w:val="de-DE"/>
          </w:rPr>
          <w:t>CARARE. (</w:t>
        </w:r>
        <w:proofErr w:type="spellStart"/>
        <w:r w:rsidRPr="00E82A97">
          <w:rPr>
            <w:lang w:val="de-DE"/>
          </w:rPr>
          <w:t>n.d</w:t>
        </w:r>
        <w:proofErr w:type="spellEnd"/>
        <w:r w:rsidRPr="00E82A97">
          <w:rPr>
            <w:lang w:val="de-DE"/>
          </w:rPr>
          <w:t xml:space="preserve">.). </w:t>
        </w:r>
        <w:r w:rsidRPr="00E82A97">
          <w:rPr>
            <w:i/>
            <w:lang w:val="de-DE"/>
          </w:rPr>
          <w:t xml:space="preserve">CARARE </w:t>
        </w:r>
        <w:proofErr w:type="spellStart"/>
        <w:r w:rsidRPr="00E82A97">
          <w:rPr>
            <w:i/>
            <w:lang w:val="de-DE"/>
          </w:rPr>
          <w:t>metadata</w:t>
        </w:r>
        <w:proofErr w:type="spellEnd"/>
        <w:r w:rsidRPr="00E82A97">
          <w:rPr>
            <w:i/>
            <w:lang w:val="de-DE"/>
          </w:rPr>
          <w:t xml:space="preserve"> </w:t>
        </w:r>
        <w:proofErr w:type="spellStart"/>
        <w:r w:rsidRPr="00E82A97">
          <w:rPr>
            <w:i/>
            <w:lang w:val="de-DE"/>
          </w:rPr>
          <w:t>schema</w:t>
        </w:r>
        <w:proofErr w:type="spellEnd"/>
        <w:r w:rsidRPr="00E82A97">
          <w:rPr>
            <w:lang w:val="de-DE"/>
          </w:rPr>
          <w:t xml:space="preserve">. </w:t>
        </w:r>
        <w:proofErr w:type="spellStart"/>
        <w:r w:rsidRPr="00E82A97">
          <w:rPr>
            <w:lang w:val="de-DE"/>
          </w:rPr>
          <w:t>Retrieved</w:t>
        </w:r>
        <w:proofErr w:type="spellEnd"/>
        <w:r w:rsidRPr="00E82A97">
          <w:rPr>
            <w:lang w:val="de-DE"/>
          </w:rPr>
          <w:t xml:space="preserve"> August 7</w:t>
        </w:r>
        <w:r w:rsidRPr="00E82A97">
          <w:rPr>
            <w:lang w:val="de-DE"/>
          </w:rPr>
          <w:t xml:space="preserve">, 2026, from https://www.carare.eu/en/services/carare-aggregation-services/carare-metadata-schema/ </w:t>
        </w:r>
      </w:ins>
    </w:p>
    <w:p w14:paraId="21EFC188" w14:textId="77777777" w:rsidR="006D1B41" w:rsidRDefault="00E82A97">
      <w:pPr>
        <w:pStyle w:val="PCJReference"/>
        <w:rPr>
          <w:ins w:id="100" w:author="Matthias Lang" w:date="2026-10-23T09:30:00Z"/>
          <w:rFonts w:cs="Arial"/>
        </w:rPr>
      </w:pPr>
      <w:ins w:id="101" w:author="Matthias Lang" w:date="2026-10-23T09:30:00Z">
        <w:r w:rsidRPr="00E82A97">
          <w:rPr>
            <w:lang w:val="de-DE"/>
          </w:rPr>
          <w:t xml:space="preserve">Cobb, P. J., &amp; Nieminen, J. H. (2023). </w:t>
        </w:r>
        <w:r>
          <w:t xml:space="preserve">Immersing in Mesopotamia. </w:t>
        </w:r>
        <w:r>
          <w:rPr>
            <w:i/>
          </w:rPr>
          <w:t>Near Eastern Archaeology</w:t>
        </w:r>
        <w:r>
          <w:t xml:space="preserve">, </w:t>
        </w:r>
        <w:r>
          <w:rPr>
            <w:i/>
          </w:rPr>
          <w:t>86</w:t>
        </w:r>
        <w:r>
          <w:t>(3), 240–249.</w:t>
        </w:r>
      </w:ins>
    </w:p>
    <w:p w14:paraId="05E0510E" w14:textId="77777777" w:rsidR="006D1B41" w:rsidRDefault="00E82A97">
      <w:pPr>
        <w:pStyle w:val="PCJReference"/>
        <w:rPr>
          <w:rFonts w:cs="Arial"/>
        </w:rPr>
      </w:pPr>
      <w:r>
        <w:t xml:space="preserve">de </w:t>
      </w:r>
      <w:proofErr w:type="spellStart"/>
      <w:r>
        <w:t>Vaa</w:t>
      </w:r>
      <w:r>
        <w:t>n</w:t>
      </w:r>
      <w:proofErr w:type="spellEnd"/>
      <w:r>
        <w:t xml:space="preserve">, M. (2008). </w:t>
      </w:r>
      <w:r>
        <w:rPr>
          <w:i/>
        </w:rPr>
        <w:t>Etymological dictionary of Latin and the other Italic languages</w:t>
      </w:r>
      <w:r>
        <w:t>. Brill.</w:t>
      </w:r>
    </w:p>
    <w:p w14:paraId="099246FA" w14:textId="7543BE8D" w:rsidR="006D1B41" w:rsidRDefault="00E82A97">
      <w:pPr>
        <w:pStyle w:val="PCJReference"/>
        <w:rPr>
          <w:ins w:id="102" w:author="Matthias Lang" w:date="2026-10-23T09:30:00Z"/>
          <w:rFonts w:cs="Arial"/>
        </w:rPr>
      </w:pPr>
      <w:proofErr w:type="spellStart"/>
      <w:ins w:id="103" w:author="Matthias Lang" w:date="2026-10-23T09:30:00Z">
        <w:r>
          <w:t>Denard</w:t>
        </w:r>
        <w:proofErr w:type="spellEnd"/>
        <w:r>
          <w:t xml:space="preserve">, H. (2009). </w:t>
        </w:r>
        <w:r>
          <w:rPr>
            <w:i/>
          </w:rPr>
          <w:t xml:space="preserve">The London Charter for the computer-based </w:t>
        </w:r>
        <w:proofErr w:type="spellStart"/>
        <w:r>
          <w:rPr>
            <w:i/>
          </w:rPr>
          <w:t>visualisation</w:t>
        </w:r>
        <w:proofErr w:type="spellEnd"/>
        <w:r>
          <w:rPr>
            <w:i/>
          </w:rPr>
          <w:t xml:space="preserve"> of cultural heritage</w:t>
        </w:r>
        <w:r>
          <w:t xml:space="preserve"> (Draft 2.1). https://www.londoncharter.org </w:t>
        </w:r>
      </w:ins>
    </w:p>
    <w:p w14:paraId="4BB9A3D6" w14:textId="77777777" w:rsidR="006D1B41" w:rsidRDefault="00E82A97">
      <w:pPr>
        <w:pStyle w:val="PCJReference"/>
        <w:rPr>
          <w:ins w:id="104" w:author="Matthias Lang" w:date="2026-10-23T09:30:00Z"/>
          <w:rFonts w:cs="Arial"/>
        </w:rPr>
      </w:pPr>
      <w:proofErr w:type="spellStart"/>
      <w:ins w:id="105" w:author="Matthias Lang" w:date="2026-10-23T09:30:00Z">
        <w:r>
          <w:t>Ducke</w:t>
        </w:r>
        <w:proofErr w:type="spellEnd"/>
        <w:r>
          <w:t xml:space="preserve">, B. (2015). Free and open source software in commercial and academic archaeology. In A. T. Wilson &amp; B. Edwards (Eds.), </w:t>
        </w:r>
        <w:r>
          <w:rPr>
            <w:i/>
          </w:rPr>
          <w:t>Open source archaeology: Ethics and practice</w:t>
        </w:r>
        <w:r>
          <w:t xml:space="preserve"> (pp. 92–110). De Gruyter Open.</w:t>
        </w:r>
      </w:ins>
    </w:p>
    <w:p w14:paraId="2BCF195E" w14:textId="77777777" w:rsidR="006D1B41" w:rsidRDefault="00E82A97">
      <w:pPr>
        <w:pStyle w:val="PCJReference"/>
        <w:rPr>
          <w:rFonts w:cs="Arial"/>
        </w:rPr>
      </w:pPr>
      <w:proofErr w:type="spellStart"/>
      <w:r>
        <w:t>Duranti</w:t>
      </w:r>
      <w:proofErr w:type="spellEnd"/>
      <w:r>
        <w:t xml:space="preserve">, L. (1989). </w:t>
      </w:r>
      <w:proofErr w:type="spellStart"/>
      <w:r>
        <w:t>Diplomatics</w:t>
      </w:r>
      <w:proofErr w:type="spellEnd"/>
      <w:r>
        <w:t>: New uses for an old s</w:t>
      </w:r>
      <w:r>
        <w:t xml:space="preserve">cience. </w:t>
      </w:r>
      <w:proofErr w:type="spellStart"/>
      <w:r>
        <w:rPr>
          <w:i/>
        </w:rPr>
        <w:t>Archivaria</w:t>
      </w:r>
      <w:proofErr w:type="spellEnd"/>
      <w:r>
        <w:t xml:space="preserve">, </w:t>
      </w:r>
      <w:r>
        <w:rPr>
          <w:i/>
        </w:rPr>
        <w:t>28</w:t>
      </w:r>
      <w:r>
        <w:t xml:space="preserve">, 7–27. </w:t>
      </w:r>
      <w:hyperlink r:id="rId11">
        <w:r>
          <w:rPr>
            <w:rStyle w:val="Hyperlink"/>
          </w:rPr>
          <w:t>https://archivaria.ca/index.php/archivaria/article/view/11567</w:t>
        </w:r>
      </w:hyperlink>
    </w:p>
    <w:p w14:paraId="430CEFB5" w14:textId="52BF3EE7" w:rsidR="006D1B41" w:rsidRPr="00E82A97" w:rsidRDefault="00E82A97">
      <w:pPr>
        <w:pStyle w:val="PCJReference"/>
        <w:rPr>
          <w:rFonts w:cs="Arial"/>
          <w:lang w:val="de-DE"/>
        </w:rPr>
      </w:pPr>
      <w:proofErr w:type="spellStart"/>
      <w:r>
        <w:t>Duranti</w:t>
      </w:r>
      <w:proofErr w:type="spellEnd"/>
      <w:r>
        <w:t xml:space="preserve">, L. (2001). The long-term preservation of authentic electronic records. In </w:t>
      </w:r>
      <w:r>
        <w:rPr>
          <w:i/>
        </w:rPr>
        <w:t>Proceedings of the 27th International Conference on Very Large Data Bases (VLDB 2001)</w:t>
      </w:r>
      <w:r>
        <w:t xml:space="preserve"> (pp. 625–628). </w:t>
      </w:r>
      <w:r w:rsidRPr="00E82A97">
        <w:rPr>
          <w:lang w:val="de-DE"/>
        </w:rPr>
        <w:t xml:space="preserve">Morgan Kaufmann. </w:t>
      </w:r>
      <w:hyperlink r:id="rId12">
        <w:r w:rsidRPr="00E82A97">
          <w:rPr>
            <w:rStyle w:val="Hyperlink"/>
            <w:lang w:val="de-DE"/>
          </w:rPr>
          <w:t>https://www.vldb.org/conf/2001/P625.pdf</w:t>
        </w:r>
      </w:hyperlink>
      <w:r w:rsidRPr="00E82A97">
        <w:rPr>
          <w:lang w:val="de-DE"/>
        </w:rPr>
        <w:t xml:space="preserve"> </w:t>
      </w:r>
    </w:p>
    <w:p w14:paraId="6254D44F" w14:textId="57791CE3" w:rsidR="006D1B41" w:rsidRDefault="00E82A97">
      <w:pPr>
        <w:pStyle w:val="PCJReference"/>
        <w:rPr>
          <w:ins w:id="106" w:author="Matthias Lang" w:date="2026-10-23T09:30:00Z"/>
          <w:rFonts w:cs="Arial"/>
        </w:rPr>
      </w:pPr>
      <w:ins w:id="107" w:author="Matthias Lang" w:date="2026-10-23T09:30:00Z">
        <w:r>
          <w:t>European</w:t>
        </w:r>
        <w:r>
          <w:t xml:space="preserve"> Commission, Directorate-General for Communications Networks, Content and Technology. (2025). </w:t>
        </w:r>
        <w:r>
          <w:rPr>
            <w:i/>
          </w:rPr>
          <w:t>Common European data space for cultural heritage: Strategy 2025–2030</w:t>
        </w:r>
        <w:r>
          <w:t xml:space="preserve">. Publications Office of the European Union. </w:t>
        </w:r>
      </w:ins>
    </w:p>
    <w:p w14:paraId="6B61C791" w14:textId="77777777" w:rsidR="006D1B41" w:rsidRDefault="00E82A97">
      <w:pPr>
        <w:pStyle w:val="PCJReference"/>
        <w:rPr>
          <w:ins w:id="108" w:author="Matthias Lang" w:date="2026-10-23T09:30:00Z"/>
          <w:rFonts w:cs="Arial"/>
        </w:rPr>
      </w:pPr>
      <w:ins w:id="109" w:author="Matthias Lang" w:date="2026-10-23T09:30:00Z">
        <w:r>
          <w:t xml:space="preserve">Europeana PRO. (2014). </w:t>
        </w:r>
        <w:r>
          <w:rPr>
            <w:i/>
          </w:rPr>
          <w:t>EDM case stu</w:t>
        </w:r>
        <w:r>
          <w:rPr>
            <w:i/>
          </w:rPr>
          <w:t>dy: CARARE and EDM</w:t>
        </w:r>
        <w:r>
          <w:t>. Retrieved August 7, 2026, from https://pro.europeana.eu/page/carare-edm</w:t>
        </w:r>
      </w:ins>
    </w:p>
    <w:p w14:paraId="213202F5" w14:textId="77777777" w:rsidR="006D1B41" w:rsidRDefault="00E82A97">
      <w:pPr>
        <w:pStyle w:val="PCJReference"/>
        <w:rPr>
          <w:ins w:id="110" w:author="Matthias Lang" w:date="2026-10-23T09:30:00Z"/>
          <w:rFonts w:cs="Arial"/>
        </w:rPr>
      </w:pPr>
      <w:ins w:id="111" w:author="Matthias Lang" w:date="2026-10-23T09:30:00Z">
        <w:r>
          <w:t xml:space="preserve">Garstki, K. (2018). Virtual authority and the expanding role of 3D digital artefacts. In P. Di </w:t>
        </w:r>
        <w:proofErr w:type="spellStart"/>
        <w:r>
          <w:t>Giuseppantonio</w:t>
        </w:r>
        <w:proofErr w:type="spellEnd"/>
        <w:r>
          <w:t xml:space="preserve"> Di Franco, F. Galeazzi, &amp; V. Vassallo (Eds.), </w:t>
        </w:r>
        <w:r>
          <w:rPr>
            <w:i/>
          </w:rPr>
          <w:t>Authenti</w:t>
        </w:r>
        <w:r>
          <w:rPr>
            <w:i/>
          </w:rPr>
          <w:t>city and cultural heritage in the age of 3D digital reproductions</w:t>
        </w:r>
        <w:r>
          <w:t xml:space="preserve"> (pp. 75–79). McDonald Institute for Archaeological Research.</w:t>
        </w:r>
      </w:ins>
    </w:p>
    <w:p w14:paraId="16A83F75" w14:textId="3516395D" w:rsidR="006D1B41" w:rsidRDefault="00E82A97">
      <w:pPr>
        <w:pStyle w:val="PCJReference"/>
        <w:rPr>
          <w:ins w:id="112" w:author="Matthias Lang" w:date="2026-10-23T09:30:00Z"/>
          <w:rFonts w:cs="Arial"/>
        </w:rPr>
      </w:pPr>
      <w:ins w:id="113" w:author="Matthias Lang" w:date="2026-10-23T09:30:00Z">
        <w:r>
          <w:t xml:space="preserve">Garstki, K. J., </w:t>
        </w:r>
        <w:proofErr w:type="spellStart"/>
        <w:r>
          <w:t>Larkee</w:t>
        </w:r>
        <w:proofErr w:type="spellEnd"/>
        <w:r>
          <w:t xml:space="preserve">, C., &amp; </w:t>
        </w:r>
        <w:proofErr w:type="spellStart"/>
        <w:r>
          <w:t>LaDisa</w:t>
        </w:r>
        <w:proofErr w:type="spellEnd"/>
        <w:r>
          <w:t xml:space="preserve">, J. (2019). A role for immersive visualization experiences in teaching archaeology. </w:t>
        </w:r>
        <w:r>
          <w:rPr>
            <w:i/>
          </w:rPr>
          <w:t xml:space="preserve">Studies </w:t>
        </w:r>
        <w:r>
          <w:rPr>
            <w:i/>
          </w:rPr>
          <w:t>in Digital Heritage</w:t>
        </w:r>
        <w:r>
          <w:t xml:space="preserve">, </w:t>
        </w:r>
        <w:r>
          <w:rPr>
            <w:i/>
          </w:rPr>
          <w:t>3</w:t>
        </w:r>
        <w:r>
          <w:t xml:space="preserve">(1), 46–59. </w:t>
        </w:r>
      </w:ins>
    </w:p>
    <w:p w14:paraId="4F9725CC" w14:textId="48696B03" w:rsidR="006D1B41" w:rsidRDefault="00E82A97">
      <w:pPr>
        <w:pStyle w:val="PCJReference"/>
        <w:rPr>
          <w:ins w:id="114" w:author="Matthias Lang" w:date="2026-10-23T09:30:00Z"/>
          <w:rFonts w:cs="Arial"/>
        </w:rPr>
      </w:pPr>
      <w:proofErr w:type="spellStart"/>
      <w:ins w:id="115" w:author="Matthias Lang" w:date="2026-10-23T09:30:00Z">
        <w:r>
          <w:t>Gillings</w:t>
        </w:r>
        <w:proofErr w:type="spellEnd"/>
        <w:r>
          <w:t xml:space="preserve">, M. (1999). Engaging place: A framework for the integration and </w:t>
        </w:r>
        <w:proofErr w:type="spellStart"/>
        <w:r>
          <w:t>realisation</w:t>
        </w:r>
        <w:proofErr w:type="spellEnd"/>
        <w:r>
          <w:t xml:space="preserve"> of virtual-reality approaches in archaeology. In L. Dingwall, S. Exon, V. Gaffney, S. </w:t>
        </w:r>
        <w:proofErr w:type="spellStart"/>
        <w:r>
          <w:t>Laflin</w:t>
        </w:r>
        <w:proofErr w:type="spellEnd"/>
        <w:r>
          <w:t xml:space="preserve">, &amp; M. van </w:t>
        </w:r>
        <w:proofErr w:type="spellStart"/>
        <w:r>
          <w:t>Leusen</w:t>
        </w:r>
        <w:proofErr w:type="spellEnd"/>
        <w:r>
          <w:t xml:space="preserve"> </w:t>
        </w:r>
        <w:r>
          <w:t xml:space="preserve">(Eds.), </w:t>
        </w:r>
        <w:r>
          <w:rPr>
            <w:i/>
          </w:rPr>
          <w:t>Archaeology in the age of the Internet: CAA97</w:t>
        </w:r>
        <w:r>
          <w:t xml:space="preserve"> (BAR International Series, pp. 247–254). </w:t>
        </w:r>
        <w:proofErr w:type="spellStart"/>
        <w:r>
          <w:t>Archaeopress</w:t>
        </w:r>
        <w:proofErr w:type="spellEnd"/>
        <w:r>
          <w:t xml:space="preserve">. </w:t>
        </w:r>
      </w:ins>
    </w:p>
    <w:p w14:paraId="7491E915" w14:textId="77777777" w:rsidR="006D1B41" w:rsidRDefault="00E82A97">
      <w:pPr>
        <w:pStyle w:val="PCJReference"/>
        <w:rPr>
          <w:rFonts w:cs="Arial"/>
        </w:rPr>
      </w:pPr>
      <w:r>
        <w:t xml:space="preserve">HECTOR. (n.d.). </w:t>
      </w:r>
      <w:r>
        <w:rPr>
          <w:i/>
        </w:rPr>
        <w:t>Heritage Entity Contextual Terminology for Objects and Research</w:t>
      </w:r>
      <w:r>
        <w:t xml:space="preserve"> [Vocabulary service]. University of Bonn. Retrie</w:t>
      </w:r>
      <w:r>
        <w:t xml:space="preserve">ved October 22, 2026, from </w:t>
      </w:r>
      <w:hyperlink r:id="rId13">
        <w:r>
          <w:rPr>
            <w:rStyle w:val="Hyperlink"/>
          </w:rPr>
          <w:t>https://skosmos.dbprojects.uni-bonn.de/hector/en/</w:t>
        </w:r>
      </w:hyperlink>
    </w:p>
    <w:p w14:paraId="1CA7D300" w14:textId="77777777" w:rsidR="006D1B41" w:rsidRDefault="00E82A97">
      <w:pPr>
        <w:pStyle w:val="PCJReference"/>
        <w:rPr>
          <w:ins w:id="116" w:author="Matthias Lang" w:date="2026-10-23T09:30:00Z"/>
          <w:rFonts w:cs="Arial"/>
        </w:rPr>
      </w:pPr>
      <w:ins w:id="117" w:author="Matthias Lang" w:date="2026-10-23T09:30:00Z">
        <w:r>
          <w:t xml:space="preserve">Hermon, S., &amp; </w:t>
        </w:r>
        <w:proofErr w:type="spellStart"/>
        <w:r>
          <w:t>Niccolucci</w:t>
        </w:r>
        <w:proofErr w:type="spellEnd"/>
        <w:r>
          <w:t xml:space="preserve">, F. (2018). Digital authenticity and the London Charter. In P. Di </w:t>
        </w:r>
        <w:proofErr w:type="spellStart"/>
        <w:r>
          <w:t>Giuseppantonio</w:t>
        </w:r>
        <w:proofErr w:type="spellEnd"/>
        <w:r>
          <w:t xml:space="preserve"> Di F</w:t>
        </w:r>
        <w:r>
          <w:t xml:space="preserve">ranco, F. Galeazzi, &amp; V. Vassallo (Eds.), </w:t>
        </w:r>
        <w:r>
          <w:rPr>
            <w:i/>
          </w:rPr>
          <w:t>Authenticity and cultural heritage in the age of 3D digital reproductions</w:t>
        </w:r>
        <w:r>
          <w:t xml:space="preserve"> (pp. 37–47). McDonald Institute for Archaeological Research.</w:t>
        </w:r>
      </w:ins>
    </w:p>
    <w:p w14:paraId="6D5670F4" w14:textId="77777777" w:rsidR="006D1B41" w:rsidRDefault="00E82A97">
      <w:pPr>
        <w:pStyle w:val="PCJReference"/>
        <w:rPr>
          <w:ins w:id="118" w:author="Matthias Lang" w:date="2026-10-23T09:30:00Z"/>
          <w:rFonts w:cs="Arial"/>
        </w:rPr>
      </w:pPr>
      <w:ins w:id="119" w:author="Matthias Lang" w:date="2026-10-23T09:30:00Z">
        <w:r>
          <w:t>Huggett, J. (2020). Virtually real or really virtual: Towards a heritage metave</w:t>
        </w:r>
        <w:r>
          <w:t xml:space="preserve">rse? </w:t>
        </w:r>
        <w:r>
          <w:rPr>
            <w:i/>
          </w:rPr>
          <w:t>Studies in Digital Heritage</w:t>
        </w:r>
        <w:r>
          <w:t xml:space="preserve">, </w:t>
        </w:r>
        <w:r>
          <w:rPr>
            <w:i/>
          </w:rPr>
          <w:t>4</w:t>
        </w:r>
        <w:r>
          <w:t>(1), 1–15.</w:t>
        </w:r>
      </w:ins>
    </w:p>
    <w:p w14:paraId="28382532" w14:textId="77777777" w:rsidR="006D1B41" w:rsidRDefault="00E82A97">
      <w:pPr>
        <w:pStyle w:val="PCJReference"/>
        <w:rPr>
          <w:ins w:id="120" w:author="Matthias Lang" w:date="2026-10-23T09:30:00Z"/>
          <w:rFonts w:cs="Arial"/>
        </w:rPr>
      </w:pPr>
      <w:ins w:id="121" w:author="Matthias Lang" w:date="2026-10-23T09:30:00Z">
        <w:r>
          <w:t xml:space="preserve">Huggett, J. (2023, June 27). Digital twins. </w:t>
        </w:r>
        <w:r>
          <w:rPr>
            <w:i/>
          </w:rPr>
          <w:t>Introspective Digital Archaeology</w:t>
        </w:r>
        <w:r>
          <w:t>. https://introspectivedigitalarchaeology.com/2023/06/27/digital-twins/</w:t>
        </w:r>
      </w:ins>
    </w:p>
    <w:p w14:paraId="0CF7C004" w14:textId="77777777" w:rsidR="006D1B41" w:rsidRDefault="00E82A97">
      <w:pPr>
        <w:pStyle w:val="PCJReference"/>
        <w:rPr>
          <w:ins w:id="122" w:author="Matthias Lang" w:date="2026-10-23T09:30:00Z"/>
          <w:rFonts w:cs="Arial"/>
        </w:rPr>
      </w:pPr>
      <w:ins w:id="123" w:author="Matthias Lang" w:date="2026-10-23T09:30:00Z">
        <w:r>
          <w:t>Huvila, I. (2025). Imperative of paradata. In M. Ioannides, D</w:t>
        </w:r>
        <w:r>
          <w:t xml:space="preserve">. Baker, A. </w:t>
        </w:r>
        <w:proofErr w:type="spellStart"/>
        <w:r>
          <w:t>Agapiou</w:t>
        </w:r>
        <w:proofErr w:type="spellEnd"/>
        <w:r>
          <w:t xml:space="preserve">, &amp; P. </w:t>
        </w:r>
        <w:proofErr w:type="spellStart"/>
        <w:r>
          <w:t>Siegkas</w:t>
        </w:r>
        <w:proofErr w:type="spellEnd"/>
        <w:r>
          <w:t xml:space="preserve"> (Eds.), </w:t>
        </w:r>
        <w:r>
          <w:rPr>
            <w:i/>
          </w:rPr>
          <w:t xml:space="preserve">3D research challenges in cultural heritage V: Paradata, metadata and data in </w:t>
        </w:r>
        <w:proofErr w:type="spellStart"/>
        <w:r>
          <w:rPr>
            <w:i/>
          </w:rPr>
          <w:t>digitisation</w:t>
        </w:r>
        <w:proofErr w:type="spellEnd"/>
        <w:r>
          <w:t xml:space="preserve"> (Lecture Notes in Computer Science, Vol. 15190, pp. 1–11). Springer.</w:t>
        </w:r>
      </w:ins>
    </w:p>
    <w:p w14:paraId="178E0C8F" w14:textId="6B83BFCC" w:rsidR="006D1B41" w:rsidRPr="00E82A97" w:rsidRDefault="00E82A97">
      <w:pPr>
        <w:pStyle w:val="PCJReference"/>
        <w:rPr>
          <w:ins w:id="124" w:author="Matthias Lang" w:date="2026-10-23T09:30:00Z"/>
          <w:rFonts w:cs="Arial"/>
          <w:lang w:val="de-DE"/>
        </w:rPr>
      </w:pPr>
      <w:ins w:id="125" w:author="Matthias Lang" w:date="2026-10-23T09:30:00Z">
        <w:r>
          <w:lastRenderedPageBreak/>
          <w:t>ICOMOS, ICCROM, &amp; UNESCO. (1994). The Nara document on</w:t>
        </w:r>
        <w:r>
          <w:t xml:space="preserve"> authenticity. In R. Lemaire &amp; H. </w:t>
        </w:r>
        <w:proofErr w:type="spellStart"/>
        <w:r>
          <w:t>Stovel</w:t>
        </w:r>
        <w:proofErr w:type="spellEnd"/>
        <w:r>
          <w:t xml:space="preserve"> (Eds.), </w:t>
        </w:r>
        <w:r>
          <w:rPr>
            <w:i/>
          </w:rPr>
          <w:t>Nara conference on authenticity in relation to the World Heritage Convention</w:t>
        </w:r>
        <w:r>
          <w:t xml:space="preserve">. </w:t>
        </w:r>
      </w:ins>
    </w:p>
    <w:p w14:paraId="3F8478C8" w14:textId="77777777" w:rsidR="006D1B41" w:rsidRDefault="00E82A97">
      <w:pPr>
        <w:pStyle w:val="PCJReference"/>
        <w:rPr>
          <w:ins w:id="126" w:author="Matthias Lang" w:date="2026-10-23T09:30:00Z"/>
          <w:rFonts w:cs="Arial"/>
        </w:rPr>
      </w:pPr>
      <w:proofErr w:type="spellStart"/>
      <w:ins w:id="127" w:author="Matthias Lang" w:date="2026-10-23T09:30:00Z">
        <w:r w:rsidRPr="00E82A97">
          <w:rPr>
            <w:lang w:val="de-DE"/>
          </w:rPr>
          <w:t>Inzerillo</w:t>
        </w:r>
        <w:proofErr w:type="spellEnd"/>
        <w:r w:rsidRPr="00E82A97">
          <w:rPr>
            <w:lang w:val="de-DE"/>
          </w:rPr>
          <w:t xml:space="preserve">, L., Di Paola, F., </w:t>
        </w:r>
        <w:proofErr w:type="spellStart"/>
        <w:r w:rsidRPr="00E82A97">
          <w:rPr>
            <w:lang w:val="de-DE"/>
          </w:rPr>
          <w:t>Alogna</w:t>
        </w:r>
        <w:proofErr w:type="spellEnd"/>
        <w:r w:rsidRPr="00E82A97">
          <w:rPr>
            <w:lang w:val="de-DE"/>
          </w:rPr>
          <w:t xml:space="preserve">, Y., &amp; Roberts, R. A. (2020). </w:t>
        </w:r>
        <w:r>
          <w:t xml:space="preserve">Optimization of cultural heritage virtual </w:t>
        </w:r>
        <w:r>
          <w:t xml:space="preserve">environments for gaming applications. In K. Arai, S. Kapoor, &amp; R. Bhatia (Eds.), </w:t>
        </w:r>
        <w:r>
          <w:rPr>
            <w:i/>
          </w:rPr>
          <w:t>Advances in information and communication</w:t>
        </w:r>
        <w:r>
          <w:t xml:space="preserve"> (Advances in Intelligent Systems and Computing, Vol. 1129, pp. 353–371). Springer.</w:t>
        </w:r>
      </w:ins>
    </w:p>
    <w:p w14:paraId="581A5849" w14:textId="77777777" w:rsidR="006D1B41" w:rsidRDefault="00E82A97">
      <w:pPr>
        <w:pStyle w:val="PCJReference"/>
        <w:rPr>
          <w:ins w:id="128" w:author="Matthias Lang" w:date="2026-10-23T09:30:00Z"/>
          <w:rFonts w:cs="Arial"/>
        </w:rPr>
      </w:pPr>
      <w:ins w:id="129" w:author="Matthias Lang" w:date="2026-10-23T09:30:00Z">
        <w:r>
          <w:t xml:space="preserve">Ioannides, M. (2026). Preface. In M. Ioannides, E. Fink, J. Anderson, A. </w:t>
        </w:r>
        <w:proofErr w:type="spellStart"/>
        <w:r>
          <w:t>Fresa</w:t>
        </w:r>
        <w:proofErr w:type="spellEnd"/>
        <w:r>
          <w:t xml:space="preserve">, A. </w:t>
        </w:r>
        <w:proofErr w:type="spellStart"/>
        <w:r>
          <w:t>Cassar</w:t>
        </w:r>
        <w:proofErr w:type="spellEnd"/>
        <w:r>
          <w:t xml:space="preserve">, &amp; S. Münster (Eds.), </w:t>
        </w:r>
        <w:r>
          <w:rPr>
            <w:i/>
          </w:rPr>
          <w:t>3D research challenges in cultural heritage VI: Digital twin versus memory twin</w:t>
        </w:r>
        <w:r>
          <w:t xml:space="preserve"> (Lecture Notes in Computer Science, Vol. 15930, pp. v–vii). Spri</w:t>
        </w:r>
        <w:r>
          <w:t>nger.</w:t>
        </w:r>
      </w:ins>
    </w:p>
    <w:p w14:paraId="05B9DB3D" w14:textId="5ADB1AFD" w:rsidR="006D1B41" w:rsidRDefault="00E82A97">
      <w:pPr>
        <w:pStyle w:val="PCJReference"/>
        <w:rPr>
          <w:ins w:id="130" w:author="Matthias Lang" w:date="2026-10-23T09:30:00Z"/>
          <w:rFonts w:cs="Arial"/>
        </w:rPr>
      </w:pPr>
      <w:ins w:id="131" w:author="Matthias Lang" w:date="2026-10-23T09:30:00Z">
        <w:r>
          <w:t xml:space="preserve">Jensen, P. (2018). </w:t>
        </w:r>
      </w:ins>
      <w:r>
        <w:t>Evaluating authenticity: the authenticity of 3D models in archaeological field documentation</w:t>
      </w:r>
      <w:r>
        <w:t xml:space="preserve">. </w:t>
      </w:r>
      <w:ins w:id="132" w:author="Matthias Lang" w:date="2026-10-23T09:30:00Z">
        <w:r>
          <w:t xml:space="preserve">In P. Di </w:t>
        </w:r>
        <w:proofErr w:type="spellStart"/>
        <w:r>
          <w:t>Giuseppantonio</w:t>
        </w:r>
        <w:proofErr w:type="spellEnd"/>
        <w:r>
          <w:t xml:space="preserve"> Di Franco, F. Galeazzi, &amp; V. Vassallo (Eds.), </w:t>
        </w:r>
        <w:r>
          <w:rPr>
            <w:i/>
          </w:rPr>
          <w:t>Authenticity and cultural heritage in the age of 3D digital reproductions</w:t>
        </w:r>
        <w:r>
          <w:t>. McDonald Institute for Archaeological Research</w:t>
        </w:r>
      </w:ins>
      <w:r>
        <w:t>, 59-72.</w:t>
      </w:r>
    </w:p>
    <w:p w14:paraId="461C6A28" w14:textId="54DC0064" w:rsidR="006D1B41" w:rsidRPr="00E82A97" w:rsidRDefault="00E82A97">
      <w:pPr>
        <w:pStyle w:val="PCJReference"/>
        <w:rPr>
          <w:rFonts w:cs="Arial"/>
          <w:lang w:val="de-DE"/>
        </w:rPr>
      </w:pPr>
      <w:proofErr w:type="spellStart"/>
      <w:r>
        <w:t>Khrono</w:t>
      </w:r>
      <w:r>
        <w:t>s</w:t>
      </w:r>
      <w:proofErr w:type="spellEnd"/>
      <w:r>
        <w:t xml:space="preserve"> Group. (2026). </w:t>
      </w:r>
      <w:r>
        <w:rPr>
          <w:i/>
        </w:rPr>
        <w:t xml:space="preserve">AI-powered standards: How </w:t>
      </w:r>
      <w:proofErr w:type="spellStart"/>
      <w:r>
        <w:rPr>
          <w:i/>
        </w:rPr>
        <w:t>Khronos</w:t>
      </w:r>
      <w:proofErr w:type="spellEnd"/>
      <w:r>
        <w:rPr>
          <w:i/>
        </w:rPr>
        <w:t xml:space="preserve"> is building the future of graphics</w:t>
      </w:r>
      <w:r>
        <w:t xml:space="preserve"> [Presentation slides]. </w:t>
      </w:r>
      <w:hyperlink r:id="rId14">
        <w:r w:rsidRPr="00E82A97">
          <w:rPr>
            <w:rStyle w:val="Hyperlink"/>
            <w:lang w:val="de-DE"/>
          </w:rPr>
          <w:t>https://www.khrono</w:t>
        </w:r>
        <w:r w:rsidRPr="00E82A97">
          <w:rPr>
            <w:rStyle w:val="Hyperlink"/>
            <w:lang w:val="de-DE"/>
          </w:rPr>
          <w:t>s.org/assets/uploads/developers/presentations/AI-Powered_Standards_BOF_-_SIGGRAPH_Jul26.pdf</w:t>
        </w:r>
      </w:hyperlink>
      <w:r w:rsidRPr="00E82A97">
        <w:rPr>
          <w:lang w:val="de-DE"/>
        </w:rPr>
        <w:t xml:space="preserve"> </w:t>
      </w:r>
    </w:p>
    <w:p w14:paraId="4B2166CF" w14:textId="767889CB" w:rsidR="006D1B41" w:rsidRPr="00E82A97" w:rsidRDefault="00E82A97">
      <w:pPr>
        <w:pStyle w:val="PCJReference"/>
        <w:rPr>
          <w:rFonts w:cs="Arial"/>
          <w:lang w:val="de-DE"/>
        </w:rPr>
      </w:pPr>
      <w:r w:rsidRPr="00E82A97">
        <w:rPr>
          <w:lang w:val="de-DE"/>
        </w:rPr>
        <w:t xml:space="preserve">Königliche Museen zu Berlin. (1891). </w:t>
      </w:r>
      <w:r w:rsidRPr="00E82A97">
        <w:rPr>
          <w:i/>
          <w:lang w:val="de-DE"/>
        </w:rPr>
        <w:t>Beschreibung der antiken Skulpturen mit Ausschluss der pergamenischen Fundstücke</w:t>
      </w:r>
      <w:r w:rsidRPr="00E82A97">
        <w:rPr>
          <w:lang w:val="de-DE"/>
        </w:rPr>
        <w:t xml:space="preserve">. Spemann. </w:t>
      </w:r>
      <w:hyperlink r:id="rId15">
        <w:r w:rsidRPr="00E82A97">
          <w:rPr>
            <w:rStyle w:val="Hyperlink"/>
            <w:lang w:val="de-DE"/>
          </w:rPr>
          <w:t>https://doi.org/10.11588/diglit.3456</w:t>
        </w:r>
      </w:hyperlink>
      <w:r w:rsidRPr="00E82A97">
        <w:rPr>
          <w:lang w:val="de-DE"/>
        </w:rPr>
        <w:t xml:space="preserve"> </w:t>
      </w:r>
    </w:p>
    <w:p w14:paraId="5B71EAB7" w14:textId="77777777" w:rsidR="006D1B41" w:rsidRDefault="00E82A97">
      <w:pPr>
        <w:pStyle w:val="PCJReference"/>
        <w:rPr>
          <w:ins w:id="133" w:author="Matthias Lang" w:date="2026-10-23T09:30:00Z"/>
          <w:rFonts w:cs="Arial"/>
        </w:rPr>
      </w:pPr>
      <w:ins w:id="134" w:author="Matthias Lang" w:date="2026-10-23T09:30:00Z">
        <w:r w:rsidRPr="00E82A97">
          <w:t xml:space="preserve">Kunze, J., Littman, J., Madden, E., </w:t>
        </w:r>
        <w:proofErr w:type="spellStart"/>
        <w:r w:rsidRPr="00E82A97">
          <w:t>Scancella</w:t>
        </w:r>
        <w:proofErr w:type="spellEnd"/>
        <w:r w:rsidRPr="00E82A97">
          <w:t xml:space="preserve">, J., &amp; Adams, C. (2018). </w:t>
        </w:r>
        <w:r>
          <w:rPr>
            <w:i/>
          </w:rPr>
          <w:t>The BagIt file packaging format (V1.0)</w:t>
        </w:r>
        <w:r>
          <w:t xml:space="preserve"> (RFC 8493). Internet Engineering Task Force. https://doi.org/10.17487/RFC8493</w:t>
        </w:r>
      </w:ins>
    </w:p>
    <w:p w14:paraId="3C464E50" w14:textId="39AFBB84" w:rsidR="006D1B41" w:rsidRPr="00E82A97" w:rsidRDefault="00E82A97">
      <w:pPr>
        <w:pStyle w:val="PCJReference"/>
        <w:rPr>
          <w:rFonts w:cs="Arial"/>
          <w:lang w:val="de-DE"/>
        </w:rPr>
      </w:pPr>
      <w:r>
        <w:t xml:space="preserve">Lang, M. (2025). </w:t>
      </w:r>
      <w:r>
        <w:rPr>
          <w:i/>
        </w:rPr>
        <w:t>SK 740 Nikarete</w:t>
      </w:r>
      <w:r>
        <w:t xml:space="preserve"> [Data set]. Bonndata. </w:t>
      </w:r>
      <w:hyperlink r:id="rId16">
        <w:r w:rsidRPr="00E82A97">
          <w:rPr>
            <w:rStyle w:val="Hyperlink"/>
            <w:lang w:val="de-DE"/>
          </w:rPr>
          <w:t>https://doi.org/10.60507/FK2/MHT0HM</w:t>
        </w:r>
      </w:hyperlink>
      <w:r w:rsidRPr="00E82A97">
        <w:rPr>
          <w:lang w:val="de-DE"/>
        </w:rPr>
        <w:t xml:space="preserve"> </w:t>
      </w:r>
    </w:p>
    <w:p w14:paraId="7037391D" w14:textId="77777777" w:rsidR="006D1B41" w:rsidRDefault="00E82A97">
      <w:pPr>
        <w:pStyle w:val="PCJReference"/>
        <w:rPr>
          <w:ins w:id="135" w:author="Matthias Lang" w:date="2026-10-23T09:30:00Z"/>
          <w:rFonts w:cs="Arial"/>
        </w:rPr>
      </w:pPr>
      <w:ins w:id="136" w:author="Matthias Lang" w:date="2026-10-23T09:30:00Z">
        <w:r w:rsidRPr="00E82A97">
          <w:rPr>
            <w:lang w:val="de-DE"/>
          </w:rPr>
          <w:t xml:space="preserve">Lang, M., Pathé, P., &amp; Feist, S. (in press). </w:t>
        </w:r>
        <w:r>
          <w:t xml:space="preserve">The use of virtual reality in higher education: The crypt of San Marco in Venice. </w:t>
        </w:r>
        <w:r>
          <w:rPr>
            <w:i/>
          </w:rPr>
          <w:t>European Journal of Archaeology</w:t>
        </w:r>
        <w:r>
          <w:t>.</w:t>
        </w:r>
      </w:ins>
    </w:p>
    <w:p w14:paraId="1196F683" w14:textId="77777777" w:rsidR="006D1B41" w:rsidRDefault="00E82A97">
      <w:pPr>
        <w:pStyle w:val="PCJReference"/>
        <w:rPr>
          <w:rFonts w:cs="Arial"/>
        </w:rPr>
      </w:pPr>
      <w:r>
        <w:t>Lang, M., &amp; Salcedo Paparoni, V. (2025). Scanning authenticity: On the limits of 3D repre</w:t>
      </w:r>
      <w:r>
        <w:t xml:space="preserve">sentation in museums. </w:t>
      </w:r>
      <w:r>
        <w:rPr>
          <w:i/>
        </w:rPr>
        <w:t>ISPRS Annals of the Photogrammetry, Remote Sensing and Spatial Information Sciences</w:t>
      </w:r>
      <w:r>
        <w:t xml:space="preserve">, </w:t>
      </w:r>
      <w:r>
        <w:rPr>
          <w:i/>
        </w:rPr>
        <w:t>X-M-2-2025</w:t>
      </w:r>
      <w:r>
        <w:t xml:space="preserve">, 193–199. </w:t>
      </w:r>
      <w:hyperlink r:id="rId17">
        <w:r>
          <w:rPr>
            <w:rStyle w:val="Hyperlink"/>
          </w:rPr>
          <w:t>https://doi.org/10.5194/isprs-annals-X-M-2-2025-193-</w:t>
        </w:r>
        <w:r>
          <w:rPr>
            <w:rStyle w:val="Hyperlink"/>
          </w:rPr>
          <w:t>2025</w:t>
        </w:r>
      </w:hyperlink>
    </w:p>
    <w:p w14:paraId="677BC57F" w14:textId="77777777" w:rsidR="006D1B41" w:rsidRDefault="00E82A97">
      <w:pPr>
        <w:pStyle w:val="PCJReference"/>
        <w:rPr>
          <w:rFonts w:cs="Arial"/>
        </w:rPr>
      </w:pPr>
      <w:r>
        <w:t xml:space="preserve">Levy, D. M. (2000). Where’s Waldo? Reflections on copies and authenticity in a digital environment. In </w:t>
      </w:r>
      <w:r>
        <w:rPr>
          <w:i/>
        </w:rPr>
        <w:t>Authenticity in a digital environment</w:t>
      </w:r>
      <w:r>
        <w:t xml:space="preserve"> (pp. 24–31). Council on Library and Information Resources. </w:t>
      </w:r>
      <w:hyperlink r:id="rId18">
        <w:r>
          <w:rPr>
            <w:rStyle w:val="Hyperlink"/>
          </w:rPr>
          <w:t>https://www.clir.org/pubs/reports/pub92/</w:t>
        </w:r>
      </w:hyperlink>
    </w:p>
    <w:p w14:paraId="12548509" w14:textId="77777777" w:rsidR="006D1B41" w:rsidRDefault="00E82A97">
      <w:pPr>
        <w:pStyle w:val="PCJReference"/>
        <w:rPr>
          <w:ins w:id="137" w:author="Matthias Lang" w:date="2026-10-23T09:30:00Z"/>
          <w:rFonts w:cs="Arial"/>
        </w:rPr>
      </w:pPr>
      <w:ins w:id="138" w:author="Matthias Lang" w:date="2026-10-23T09:30:00Z">
        <w:r>
          <w:t xml:space="preserve">Lombardi, M., </w:t>
        </w:r>
        <w:proofErr w:type="spellStart"/>
        <w:r>
          <w:t>Masini</w:t>
        </w:r>
        <w:proofErr w:type="spellEnd"/>
        <w:r>
          <w:t xml:space="preserve">, N., &amp; Abate, N. (2026). Generative AI and 3D heritage virtual reconstructions: A pragmatic review. </w:t>
        </w:r>
        <w:r>
          <w:rPr>
            <w:i/>
          </w:rPr>
          <w:t>Heritage</w:t>
        </w:r>
        <w:r>
          <w:t xml:space="preserve">, </w:t>
        </w:r>
        <w:r>
          <w:rPr>
            <w:i/>
          </w:rPr>
          <w:t>9</w:t>
        </w:r>
        <w:r>
          <w:t>(7), Article 246.</w:t>
        </w:r>
      </w:ins>
    </w:p>
    <w:p w14:paraId="4F807353" w14:textId="5EE36BBB" w:rsidR="006D1B41" w:rsidRDefault="00E82A97">
      <w:pPr>
        <w:pStyle w:val="PCJReference"/>
        <w:rPr>
          <w:ins w:id="139" w:author="Matthias Lang" w:date="2026-10-23T09:30:00Z"/>
          <w:rFonts w:cs="Arial"/>
        </w:rPr>
      </w:pPr>
      <w:ins w:id="140" w:author="Matthias Lang" w:date="2026-10-23T09:30:00Z">
        <w:r>
          <w:t>López-</w:t>
        </w:r>
        <w:proofErr w:type="spellStart"/>
        <w:r>
          <w:t>Menchero</w:t>
        </w:r>
        <w:proofErr w:type="spellEnd"/>
        <w:r>
          <w:t>, V. M., &amp; Grande, A. (2011). The principl</w:t>
        </w:r>
        <w:r>
          <w:t xml:space="preserve">es of the Seville Charter. In K. </w:t>
        </w:r>
        <w:proofErr w:type="spellStart"/>
        <w:r>
          <w:t>Pavelka</w:t>
        </w:r>
        <w:proofErr w:type="spellEnd"/>
        <w:r>
          <w:t xml:space="preserve"> (Ed.), </w:t>
        </w:r>
        <w:r>
          <w:rPr>
            <w:i/>
          </w:rPr>
          <w:t xml:space="preserve">Proceedings of the </w:t>
        </w:r>
        <w:proofErr w:type="spellStart"/>
        <w:r>
          <w:rPr>
            <w:i/>
          </w:rPr>
          <w:t>XXIIIrd</w:t>
        </w:r>
        <w:proofErr w:type="spellEnd"/>
        <w:r>
          <w:rPr>
            <w:i/>
          </w:rPr>
          <w:t xml:space="preserve"> International CIPA Symposium</w:t>
        </w:r>
        <w:r>
          <w:t xml:space="preserve">. CIPA. </w:t>
        </w:r>
      </w:ins>
    </w:p>
    <w:p w14:paraId="0DD514D1" w14:textId="77777777" w:rsidR="006D1B41" w:rsidRDefault="00E82A97">
      <w:pPr>
        <w:pStyle w:val="PCJReference"/>
        <w:rPr>
          <w:rFonts w:cs="Arial"/>
        </w:rPr>
      </w:pPr>
      <w:r>
        <w:t>Lynch, C. (2000). Authenticity and integrity in the digital environment: An exploratory analysis of the central role of trust.</w:t>
      </w:r>
      <w:r>
        <w:t xml:space="preserve"> In </w:t>
      </w:r>
      <w:r>
        <w:rPr>
          <w:i/>
        </w:rPr>
        <w:t>Authenticity in a digital environment</w:t>
      </w:r>
      <w:r>
        <w:t xml:space="preserve"> (pp. 32–50). Council on Library and Information Resources. </w:t>
      </w:r>
      <w:hyperlink r:id="rId19">
        <w:r>
          <w:rPr>
            <w:rStyle w:val="Hyperlink"/>
          </w:rPr>
          <w:t>https://www.clir.org/pubs/reports/pub92/</w:t>
        </w:r>
      </w:hyperlink>
    </w:p>
    <w:p w14:paraId="428C4B5A" w14:textId="2CDBEF81" w:rsidR="006D1B41" w:rsidRDefault="00E82A97">
      <w:pPr>
        <w:pStyle w:val="PCJReference"/>
        <w:rPr>
          <w:ins w:id="141" w:author="Matthias Lang" w:date="2026-10-23T09:30:00Z"/>
          <w:rFonts w:cs="Arial"/>
        </w:rPr>
      </w:pPr>
      <w:ins w:id="142" w:author="Matthias Lang" w:date="2026-10-23T09:30:00Z">
        <w:r>
          <w:t xml:space="preserve">Münster, S. (2026). Large-scale metadata processing for 3D cultural heritage objects. </w:t>
        </w:r>
        <w:r>
          <w:rPr>
            <w:i/>
          </w:rPr>
          <w:t>Land</w:t>
        </w:r>
        <w:r>
          <w:t xml:space="preserve">, </w:t>
        </w:r>
        <w:r>
          <w:rPr>
            <w:i/>
          </w:rPr>
          <w:t>15</w:t>
        </w:r>
        <w:r>
          <w:t>(5), 1–38.</w:t>
        </w:r>
      </w:ins>
    </w:p>
    <w:p w14:paraId="1B3382BB" w14:textId="77777777" w:rsidR="006D1B41" w:rsidRDefault="00E82A97">
      <w:pPr>
        <w:pStyle w:val="PCJReference"/>
        <w:rPr>
          <w:ins w:id="143" w:author="Matthias Lang" w:date="2026-10-23T09:30:00Z"/>
          <w:rFonts w:cs="Arial"/>
        </w:rPr>
      </w:pPr>
      <w:ins w:id="144" w:author="Matthias Lang" w:date="2026-10-23T09:30:00Z">
        <w:r>
          <w:t xml:space="preserve">NFDI4Culture. (n.d.). </w:t>
        </w:r>
        <w:r>
          <w:rPr>
            <w:i/>
          </w:rPr>
          <w:t>Guideline for a FAIR management of cultural research data</w:t>
        </w:r>
        <w:r>
          <w:t xml:space="preserve"> (Sections 12.1–12.2). Retrieved August 7, 20</w:t>
        </w:r>
        <w:r>
          <w:t>26, from https://docs.nfdi4culture.de/ta2-fair-handreichung/en</w:t>
        </w:r>
      </w:ins>
    </w:p>
    <w:p w14:paraId="222AFAE8" w14:textId="1E6AFE35" w:rsidR="006D1B41" w:rsidRPr="00E82A97" w:rsidRDefault="00E82A97">
      <w:pPr>
        <w:pStyle w:val="PCJReference"/>
        <w:rPr>
          <w:rFonts w:cs="Arial"/>
          <w:lang w:val="de-DE"/>
        </w:rPr>
      </w:pPr>
      <w:proofErr w:type="spellStart"/>
      <w:r>
        <w:t>Poznań</w:t>
      </w:r>
      <w:proofErr w:type="spellEnd"/>
      <w:r>
        <w:t xml:space="preserve"> Supercomputing and Networking Center. </w:t>
      </w:r>
      <w:r w:rsidRPr="00E82A97">
        <w:rPr>
          <w:lang w:val="de-DE"/>
        </w:rPr>
        <w:t xml:space="preserve">(2026). </w:t>
      </w:r>
      <w:r w:rsidRPr="00E82A97">
        <w:rPr>
          <w:i/>
          <w:lang w:val="de-DE"/>
        </w:rPr>
        <w:t>2026_3DBigDataSpace</w:t>
      </w:r>
      <w:r w:rsidRPr="00E82A97">
        <w:rPr>
          <w:lang w:val="de-DE"/>
        </w:rPr>
        <w:t xml:space="preserve"> (Version 2026-07-01) [Computer </w:t>
      </w:r>
      <w:proofErr w:type="spellStart"/>
      <w:r w:rsidRPr="00E82A97">
        <w:rPr>
          <w:lang w:val="de-DE"/>
        </w:rPr>
        <w:t>software</w:t>
      </w:r>
      <w:proofErr w:type="spellEnd"/>
      <w:r w:rsidRPr="00E82A97">
        <w:rPr>
          <w:lang w:val="de-DE"/>
        </w:rPr>
        <w:t xml:space="preserve">]. </w:t>
      </w:r>
      <w:proofErr w:type="spellStart"/>
      <w:r w:rsidRPr="00E82A97">
        <w:rPr>
          <w:lang w:val="de-DE"/>
        </w:rPr>
        <w:t>GitLab</w:t>
      </w:r>
      <w:proofErr w:type="spellEnd"/>
      <w:r w:rsidRPr="00E82A97">
        <w:rPr>
          <w:lang w:val="de-DE"/>
        </w:rPr>
        <w:t xml:space="preserve">. </w:t>
      </w:r>
      <w:hyperlink r:id="rId20">
        <w:r w:rsidRPr="00E82A97">
          <w:rPr>
            <w:rStyle w:val="Hyperlink"/>
            <w:lang w:val="de-DE"/>
          </w:rPr>
          <w:t>https://gitlab.pcss.pl/dnm_public/sw/2026_3dbigdataspace/-/tree/2026-07-01</w:t>
        </w:r>
      </w:hyperlink>
      <w:r w:rsidRPr="00E82A97">
        <w:rPr>
          <w:lang w:val="de-DE"/>
        </w:rPr>
        <w:t xml:space="preserve"> </w:t>
      </w:r>
    </w:p>
    <w:p w14:paraId="65E847E2" w14:textId="77777777" w:rsidR="006D1B41" w:rsidRDefault="00E82A97">
      <w:pPr>
        <w:pStyle w:val="PCJReference"/>
        <w:rPr>
          <w:ins w:id="145" w:author="Matthias Lang" w:date="2026-10-23T09:30:00Z"/>
          <w:rFonts w:cs="Arial"/>
        </w:rPr>
      </w:pPr>
      <w:ins w:id="146" w:author="Matthias Lang" w:date="2026-10-23T09:30:00Z">
        <w:r>
          <w:t xml:space="preserve">PREMIS Editorial Committee. (2015). </w:t>
        </w:r>
        <w:r>
          <w:rPr>
            <w:i/>
          </w:rPr>
          <w:t>PREMIS data dictionary for preservation metadata</w:t>
        </w:r>
        <w:r>
          <w:t xml:space="preserve"> (Version 3.0). Library of Congress. https:/</w:t>
        </w:r>
        <w:r>
          <w:t>/www.loc.gov/standards/premis/v3/premis-3-0-final.pdf</w:t>
        </w:r>
      </w:ins>
    </w:p>
    <w:p w14:paraId="1B1A8C62" w14:textId="77777777" w:rsidR="006D1B41" w:rsidRPr="00E82A97" w:rsidRDefault="00E82A97">
      <w:pPr>
        <w:pStyle w:val="PCJReference"/>
        <w:rPr>
          <w:ins w:id="147" w:author="Matthias Lang" w:date="2026-10-23T09:30:00Z"/>
          <w:rFonts w:cs="Arial"/>
          <w:lang w:val="de-DE"/>
        </w:rPr>
      </w:pPr>
      <w:ins w:id="148" w:author="Matthias Lang" w:date="2026-10-23T09:30:00Z">
        <w:r>
          <w:t xml:space="preserve">Rayburn, A., &amp; </w:t>
        </w:r>
        <w:proofErr w:type="spellStart"/>
        <w:r>
          <w:t>Thomer</w:t>
        </w:r>
        <w:proofErr w:type="spellEnd"/>
        <w:r>
          <w:t xml:space="preserve">, A. (2024). Reconstructing provenance in long-lived data systems: The challenge of paradata capture in memory institution collection databases. In I. Huvila, L. Andersson, &amp; O. </w:t>
        </w:r>
        <w:proofErr w:type="spellStart"/>
        <w:r>
          <w:t>Skö</w:t>
        </w:r>
        <w:r>
          <w:t>ld</w:t>
        </w:r>
        <w:proofErr w:type="spellEnd"/>
        <w:r>
          <w:t xml:space="preserve"> (Eds.), </w:t>
        </w:r>
        <w:r>
          <w:rPr>
            <w:i/>
          </w:rPr>
          <w:t>Perspectives on paradata</w:t>
        </w:r>
        <w:r>
          <w:t xml:space="preserve"> (pp. 165–180). </w:t>
        </w:r>
        <w:r w:rsidRPr="00E82A97">
          <w:rPr>
            <w:lang w:val="de-DE"/>
          </w:rPr>
          <w:t>Springer.</w:t>
        </w:r>
      </w:ins>
    </w:p>
    <w:p w14:paraId="648858ED" w14:textId="77777777" w:rsidR="006D1B41" w:rsidRDefault="00E82A97">
      <w:pPr>
        <w:pStyle w:val="PCJReference"/>
        <w:rPr>
          <w:rFonts w:cs="Arial"/>
        </w:rPr>
      </w:pPr>
      <w:r w:rsidRPr="00E82A97">
        <w:rPr>
          <w:lang w:val="de-DE"/>
        </w:rPr>
        <w:t xml:space="preserve">Roberts Thompson, A., Nicholson, C., Brown, K., </w:t>
      </w:r>
      <w:proofErr w:type="spellStart"/>
      <w:r w:rsidRPr="00E82A97">
        <w:rPr>
          <w:lang w:val="de-DE"/>
        </w:rPr>
        <w:t>MacFarland</w:t>
      </w:r>
      <w:proofErr w:type="spellEnd"/>
      <w:r w:rsidRPr="00E82A97">
        <w:rPr>
          <w:lang w:val="de-DE"/>
        </w:rPr>
        <w:t xml:space="preserve">, K., Nielsen-Grimm, G., &amp; Fernandez, R. (2026). </w:t>
      </w:r>
      <w:r>
        <w:t xml:space="preserve">Responding to the digital curation crisis: Definitions and recommendations for cultural </w:t>
      </w:r>
      <w:r>
        <w:t xml:space="preserve">heritage. </w:t>
      </w:r>
      <w:r>
        <w:rPr>
          <w:i/>
        </w:rPr>
        <w:t>Advances in Archaeological Practice</w:t>
      </w:r>
      <w:r>
        <w:t xml:space="preserve">. Advance online publication. </w:t>
      </w:r>
      <w:hyperlink r:id="rId21">
        <w:r>
          <w:rPr>
            <w:rStyle w:val="Hyperlink"/>
          </w:rPr>
          <w:t>https://doi.org/10.1017/aap.2026.10152</w:t>
        </w:r>
      </w:hyperlink>
    </w:p>
    <w:p w14:paraId="5DC86752" w14:textId="77777777" w:rsidR="006D1B41" w:rsidRDefault="00E82A97">
      <w:pPr>
        <w:pStyle w:val="PCJReference"/>
        <w:rPr>
          <w:rFonts w:cs="Arial"/>
        </w:rPr>
      </w:pPr>
      <w:r>
        <w:lastRenderedPageBreak/>
        <w:t xml:space="preserve">Scan the World. (2018, March 8). </w:t>
      </w:r>
      <w:r>
        <w:rPr>
          <w:i/>
        </w:rPr>
        <w:t>Fragment from the funerary monument of Nikarete</w:t>
      </w:r>
      <w:r>
        <w:t xml:space="preserve"> [3D</w:t>
      </w:r>
      <w:r>
        <w:t xml:space="preserve"> model]. MyMiniFactory. </w:t>
      </w:r>
      <w:hyperlink r:id="rId22">
        <w:r>
          <w:rPr>
            <w:rStyle w:val="Hyperlink"/>
          </w:rPr>
          <w:t>https://www.myminifactory.com/object/3d-print-fragment-from-the-funerary-monument-of-nikarete-58169</w:t>
        </w:r>
      </w:hyperlink>
    </w:p>
    <w:p w14:paraId="6C308BDA" w14:textId="77777777" w:rsidR="006D1B41" w:rsidRPr="00E82A97" w:rsidRDefault="00E82A97">
      <w:pPr>
        <w:pStyle w:val="PCJReference"/>
        <w:rPr>
          <w:rFonts w:cs="Arial"/>
          <w:lang w:val="de-DE"/>
        </w:rPr>
      </w:pPr>
      <w:r>
        <w:t>Scan-the-Worl</w:t>
      </w:r>
      <w:r>
        <w:t xml:space="preserve">d. (2026). </w:t>
      </w:r>
      <w:r>
        <w:rPr>
          <w:i/>
        </w:rPr>
        <w:t>Fragment from the funerary monument of Nikarete</w:t>
      </w:r>
      <w:r>
        <w:t xml:space="preserve"> (Version Enriched) [Data set]. </w:t>
      </w:r>
      <w:r w:rsidRPr="00E82A97">
        <w:rPr>
          <w:lang w:val="de-DE"/>
        </w:rPr>
        <w:t xml:space="preserve">Zenodo. </w:t>
      </w:r>
      <w:hyperlink r:id="rId23">
        <w:r w:rsidRPr="00E82A97">
          <w:rPr>
            <w:rStyle w:val="Hyperlink"/>
            <w:lang w:val="de-DE"/>
          </w:rPr>
          <w:t>https://doi.org/10.5281/zenodo.21679801</w:t>
        </w:r>
      </w:hyperlink>
    </w:p>
    <w:p w14:paraId="1D722CF3" w14:textId="77777777" w:rsidR="006D1B41" w:rsidRDefault="00E82A97">
      <w:pPr>
        <w:pStyle w:val="PCJReference"/>
        <w:rPr>
          <w:ins w:id="149" w:author="Matthias Lang" w:date="2026-10-23T09:30:00Z"/>
          <w:rFonts w:cs="Arial"/>
        </w:rPr>
      </w:pPr>
      <w:ins w:id="150" w:author="Matthias Lang" w:date="2026-10-23T09:30:00Z">
        <w:r w:rsidRPr="00E82A97">
          <w:rPr>
            <w:lang w:val="de-DE"/>
          </w:rPr>
          <w:t>Schuh, G., Gützlaff, A., Sauermann, F., &amp; Maibaum, J. (2020</w:t>
        </w:r>
        <w:r w:rsidRPr="00E82A97">
          <w:rPr>
            <w:lang w:val="de-DE"/>
          </w:rPr>
          <w:t xml:space="preserve">). </w:t>
        </w:r>
        <w:r>
          <w:t xml:space="preserve">Digital shadows as an enabler for the Internet of Production. In B. </w:t>
        </w:r>
        <w:proofErr w:type="spellStart"/>
        <w:r>
          <w:t>Lalic</w:t>
        </w:r>
        <w:proofErr w:type="spellEnd"/>
        <w:r>
          <w:t xml:space="preserve">, V. </w:t>
        </w:r>
        <w:proofErr w:type="spellStart"/>
        <w:r>
          <w:t>Majstorovic</w:t>
        </w:r>
        <w:proofErr w:type="spellEnd"/>
        <w:r>
          <w:t xml:space="preserve">, U. </w:t>
        </w:r>
        <w:proofErr w:type="spellStart"/>
        <w:r>
          <w:t>Marjanovic</w:t>
        </w:r>
        <w:proofErr w:type="spellEnd"/>
        <w:r>
          <w:t xml:space="preserve">, G. von </w:t>
        </w:r>
        <w:proofErr w:type="spellStart"/>
        <w:r>
          <w:t>Cieminski</w:t>
        </w:r>
        <w:proofErr w:type="spellEnd"/>
        <w:r>
          <w:t xml:space="preserve">, &amp; D. Romero (Eds.), </w:t>
        </w:r>
        <w:r>
          <w:rPr>
            <w:i/>
          </w:rPr>
          <w:t>Advances in production management systems</w:t>
        </w:r>
        <w:r>
          <w:t xml:space="preserve"> (IFIP Advances in Information and Communication Technology, Vol. 59</w:t>
        </w:r>
        <w:r>
          <w:t>1, pp. 179–186). Springer.</w:t>
        </w:r>
      </w:ins>
    </w:p>
    <w:p w14:paraId="40331868" w14:textId="77777777" w:rsidR="006D1B41" w:rsidRDefault="00E82A97">
      <w:pPr>
        <w:pStyle w:val="PCJReference"/>
        <w:rPr>
          <w:ins w:id="151" w:author="Matthias Lang" w:date="2026-10-23T09:30:00Z"/>
          <w:rFonts w:cs="Arial"/>
        </w:rPr>
      </w:pPr>
      <w:ins w:id="152" w:author="Matthias Lang" w:date="2026-10-23T09:30:00Z">
        <w:r>
          <w:t xml:space="preserve">Slater, M. (2009). Place illusion and plausibility can lead to realistic </w:t>
        </w:r>
        <w:proofErr w:type="spellStart"/>
        <w:r>
          <w:t>behaviour</w:t>
        </w:r>
        <w:proofErr w:type="spellEnd"/>
        <w:r>
          <w:t xml:space="preserve"> in immersive virtual environments. </w:t>
        </w:r>
        <w:r>
          <w:rPr>
            <w:i/>
          </w:rPr>
          <w:t>Philosophical Transactions of the Royal Society B: Biological Sciences</w:t>
        </w:r>
        <w:r>
          <w:t xml:space="preserve">, </w:t>
        </w:r>
        <w:r>
          <w:rPr>
            <w:i/>
          </w:rPr>
          <w:t>364</w:t>
        </w:r>
        <w:r>
          <w:t>(1535), 3549–3557. https://doi.org/1</w:t>
        </w:r>
        <w:r>
          <w:t>0.1098/rstb.2009.0138</w:t>
        </w:r>
      </w:ins>
    </w:p>
    <w:p w14:paraId="033C151E" w14:textId="13B56FE3" w:rsidR="006D1B41" w:rsidRDefault="00E82A97">
      <w:pPr>
        <w:pStyle w:val="PCJReference"/>
        <w:rPr>
          <w:rFonts w:cs="Arial"/>
        </w:rPr>
      </w:pPr>
      <w:proofErr w:type="spellStart"/>
      <w:r>
        <w:t>Sternfeld</w:t>
      </w:r>
      <w:proofErr w:type="spellEnd"/>
      <w:r>
        <w:t xml:space="preserve">, J., &amp; Murray, K. (2026). </w:t>
      </w:r>
      <w:r>
        <w:rPr>
          <w:i/>
        </w:rPr>
        <w:t>Content authenticity and provenance in the age of artificial intelligence: A call-to-action for the LAMs community</w:t>
      </w:r>
      <w:r>
        <w:t xml:space="preserve">. </w:t>
      </w:r>
      <w:hyperlink r:id="rId24">
        <w:r>
          <w:rPr>
            <w:rStyle w:val="Hyperlink"/>
          </w:rPr>
          <w:t>https://doi.org/10.</w:t>
        </w:r>
        <w:r>
          <w:rPr>
            <w:rStyle w:val="Hyperlink"/>
          </w:rPr>
          <w:t>13140/RG.2.2.22223.96163</w:t>
        </w:r>
      </w:hyperlink>
      <w:r>
        <w:t xml:space="preserve"> </w:t>
      </w:r>
    </w:p>
    <w:p w14:paraId="3302D061" w14:textId="2FEF0C73" w:rsidR="006D1B41" w:rsidRPr="00E82A97" w:rsidRDefault="00E82A97">
      <w:pPr>
        <w:pStyle w:val="PCJReference"/>
        <w:rPr>
          <w:rFonts w:cs="Arial"/>
          <w:lang w:val="de-DE"/>
        </w:rPr>
      </w:pPr>
      <w:proofErr w:type="spellStart"/>
      <w:r>
        <w:t>Trant</w:t>
      </w:r>
      <w:proofErr w:type="spellEnd"/>
      <w:r>
        <w:t xml:space="preserve">, J. (1997). </w:t>
      </w:r>
      <w:r>
        <w:rPr>
          <w:i/>
        </w:rPr>
        <w:t xml:space="preserve">When all you’ve </w:t>
      </w:r>
      <w:proofErr w:type="spellStart"/>
      <w:r>
        <w:rPr>
          <w:i/>
        </w:rPr>
        <w:t>got’s</w:t>
      </w:r>
      <w:proofErr w:type="spellEnd"/>
      <w:r>
        <w:rPr>
          <w:i/>
        </w:rPr>
        <w:t xml:space="preserve"> the “real thing”: Museums and authenticity in the networked world</w:t>
      </w:r>
      <w:r>
        <w:t xml:space="preserve"> [Paper presentation]. </w:t>
      </w:r>
      <w:r w:rsidRPr="00E82A97">
        <w:rPr>
          <w:lang w:val="de-DE"/>
        </w:rPr>
        <w:t xml:space="preserve">ICOM/CIDOC Annual Meeting, </w:t>
      </w:r>
      <w:proofErr w:type="spellStart"/>
      <w:r w:rsidRPr="00E82A97">
        <w:rPr>
          <w:lang w:val="de-DE"/>
        </w:rPr>
        <w:t>Nuremberg</w:t>
      </w:r>
      <w:proofErr w:type="spellEnd"/>
      <w:r w:rsidRPr="00E82A97">
        <w:rPr>
          <w:lang w:val="de-DE"/>
        </w:rPr>
        <w:t>, Germany</w:t>
      </w:r>
    </w:p>
    <w:p w14:paraId="0E00E0BA" w14:textId="77777777" w:rsidR="006D1B41" w:rsidRDefault="00E82A97">
      <w:pPr>
        <w:pStyle w:val="PCJReference"/>
        <w:rPr>
          <w:rFonts w:cs="Arial"/>
        </w:rPr>
      </w:pPr>
      <w:r w:rsidRPr="00E82A97">
        <w:rPr>
          <w:lang w:val="de-DE"/>
        </w:rPr>
        <w:t>Universitätsbibliothek Heidelberg. (</w:t>
      </w:r>
      <w:proofErr w:type="spellStart"/>
      <w:r w:rsidRPr="00E82A97">
        <w:rPr>
          <w:lang w:val="de-DE"/>
        </w:rPr>
        <w:t>n.d</w:t>
      </w:r>
      <w:proofErr w:type="spellEnd"/>
      <w:r w:rsidRPr="00E82A97">
        <w:rPr>
          <w:lang w:val="de-DE"/>
        </w:rPr>
        <w:t xml:space="preserve">.). </w:t>
      </w:r>
      <w:r w:rsidRPr="00E82A97">
        <w:rPr>
          <w:i/>
          <w:lang w:val="de-DE"/>
        </w:rPr>
        <w:t>Heidelberg Accession Index (HAI): Zugangsbücher und Bestandsverzeichnisse europäischer Sammlungen und Museen</w:t>
      </w:r>
      <w:r w:rsidRPr="00E82A97">
        <w:rPr>
          <w:lang w:val="de-DE"/>
        </w:rPr>
        <w:t xml:space="preserve">. </w:t>
      </w:r>
      <w:r>
        <w:t xml:space="preserve">Retrieved </w:t>
      </w:r>
      <w:r>
        <w:rPr>
          <w:highlight w:val="yellow"/>
        </w:rPr>
        <w:t>[</w:t>
      </w:r>
      <w:bookmarkStart w:id="153" w:name="_GoBack"/>
      <w:r>
        <w:rPr>
          <w:highlight w:val="yellow"/>
        </w:rPr>
        <w:t>Datu</w:t>
      </w:r>
      <w:bookmarkEnd w:id="153"/>
      <w:r>
        <w:rPr>
          <w:highlight w:val="yellow"/>
        </w:rPr>
        <w:t>m]</w:t>
      </w:r>
      <w:r>
        <w:t xml:space="preserve">, from </w:t>
      </w:r>
      <w:hyperlink r:id="rId25">
        <w:r>
          <w:rPr>
            <w:rStyle w:val="Hyperlink"/>
          </w:rPr>
          <w:t>https://doi.org/10.11588</w:t>
        </w:r>
        <w:r>
          <w:rPr>
            <w:rStyle w:val="Hyperlink"/>
          </w:rPr>
          <w:t>/portal.hai</w:t>
        </w:r>
      </w:hyperlink>
    </w:p>
    <w:p w14:paraId="52B9EEA0" w14:textId="7FE41D1D" w:rsidR="006D1B41" w:rsidRPr="00E82A97" w:rsidRDefault="00E82A97">
      <w:pPr>
        <w:pStyle w:val="PCJReference"/>
        <w:rPr>
          <w:ins w:id="154" w:author="Matthias Lang" w:date="2026-10-23T09:30:00Z"/>
          <w:rFonts w:cs="Arial"/>
          <w:lang w:val="de-DE"/>
        </w:rPr>
      </w:pPr>
      <w:ins w:id="155" w:author="Matthias Lang" w:date="2026-10-23T09:30:00Z">
        <w:r>
          <w:t xml:space="preserve">Waagen, J., </w:t>
        </w:r>
        <w:proofErr w:type="spellStart"/>
        <w:r>
          <w:t>Lanjouw</w:t>
        </w:r>
        <w:proofErr w:type="spellEnd"/>
        <w:r>
          <w:t xml:space="preserve">, T., &amp; </w:t>
        </w:r>
        <w:proofErr w:type="spellStart"/>
        <w:r>
          <w:t>Huurdeman</w:t>
        </w:r>
        <w:proofErr w:type="spellEnd"/>
        <w:r>
          <w:t xml:space="preserve">, H. (2024). Virtual past places: Reinventing the classroom using virtual reality in humanities education. In </w:t>
        </w:r>
        <w:r>
          <w:rPr>
            <w:i/>
          </w:rPr>
          <w:t>AHM Conference 2024: Heritage, memory and material culture</w:t>
        </w:r>
        <w:r>
          <w:t xml:space="preserve"> (pp. 85–91). Amsterdam. </w:t>
        </w:r>
      </w:ins>
    </w:p>
    <w:p w14:paraId="42044CA9" w14:textId="3D28DC7A" w:rsidR="006D1B41" w:rsidRPr="00E82A97" w:rsidRDefault="00E82A97">
      <w:pPr>
        <w:pStyle w:val="PCJReference"/>
        <w:rPr>
          <w:ins w:id="156" w:author="Matthias Lang" w:date="2026-10-23T09:30:00Z"/>
          <w:rFonts w:cs="Arial"/>
          <w:lang w:val="de-DE"/>
        </w:rPr>
      </w:pPr>
      <w:ins w:id="157" w:author="Matthias Lang" w:date="2026-10-23T09:30:00Z">
        <w:r w:rsidRPr="00E82A97">
          <w:rPr>
            <w:lang w:val="de-DE"/>
          </w:rPr>
          <w:t xml:space="preserve">Wang, Y., Cui, H., Du, J., Di, H., Yan, L., </w:t>
        </w:r>
        <w:proofErr w:type="spellStart"/>
        <w:r w:rsidRPr="00E82A97">
          <w:rPr>
            <w:lang w:val="de-DE"/>
          </w:rPr>
          <w:t>Xu</w:t>
        </w:r>
        <w:proofErr w:type="spellEnd"/>
        <w:r w:rsidRPr="00E82A97">
          <w:rPr>
            <w:lang w:val="de-DE"/>
          </w:rPr>
          <w:t xml:space="preserve">, F., Cui, K., Liu, Y., &amp; Tu, D. (2025). </w:t>
        </w:r>
        <w:r>
          <w:t xml:space="preserve">Single-image 3D reconstruction of painted potteries using AI diffusion and feedforward models. </w:t>
        </w:r>
        <w:proofErr w:type="spellStart"/>
        <w:r>
          <w:rPr>
            <w:i/>
          </w:rPr>
          <w:t>npj</w:t>
        </w:r>
        <w:proofErr w:type="spellEnd"/>
        <w:r>
          <w:rPr>
            <w:i/>
          </w:rPr>
          <w:t xml:space="preserve"> Heritage Science</w:t>
        </w:r>
        <w:r>
          <w:t xml:space="preserve">, </w:t>
        </w:r>
        <w:r>
          <w:rPr>
            <w:i/>
          </w:rPr>
          <w:t>13</w:t>
        </w:r>
        <w:r>
          <w:t>(1).</w:t>
        </w:r>
      </w:ins>
    </w:p>
    <w:p w14:paraId="39FDD5BF" w14:textId="0394CAAB" w:rsidR="006D1B41" w:rsidRPr="00E82A97" w:rsidRDefault="00E82A97">
      <w:pPr>
        <w:pStyle w:val="PCJReference"/>
        <w:rPr>
          <w:rFonts w:cs="Arial"/>
          <w:lang w:val="de-DE"/>
        </w:rPr>
      </w:pPr>
      <w:r w:rsidRPr="00E82A97">
        <w:rPr>
          <w:lang w:val="de-DE"/>
        </w:rPr>
        <w:t>Wilki</w:t>
      </w:r>
      <w:r w:rsidRPr="00E82A97">
        <w:rPr>
          <w:lang w:val="de-DE"/>
        </w:rPr>
        <w:t xml:space="preserve">nson, M. D., </w:t>
      </w:r>
      <w:proofErr w:type="spellStart"/>
      <w:r w:rsidRPr="00E82A97">
        <w:rPr>
          <w:lang w:val="de-DE"/>
        </w:rPr>
        <w:t>Dumontier</w:t>
      </w:r>
      <w:proofErr w:type="spellEnd"/>
      <w:r w:rsidRPr="00E82A97">
        <w:rPr>
          <w:lang w:val="de-DE"/>
        </w:rPr>
        <w:t xml:space="preserve">, M., </w:t>
      </w:r>
      <w:proofErr w:type="spellStart"/>
      <w:r w:rsidRPr="00E82A97">
        <w:rPr>
          <w:lang w:val="de-DE"/>
        </w:rPr>
        <w:t>Aalbersberg</w:t>
      </w:r>
      <w:proofErr w:type="spellEnd"/>
      <w:r w:rsidRPr="00E82A97">
        <w:rPr>
          <w:lang w:val="de-DE"/>
        </w:rPr>
        <w:t xml:space="preserve">, I. J., Appleton, G., </w:t>
      </w:r>
      <w:proofErr w:type="spellStart"/>
      <w:r w:rsidRPr="00E82A97">
        <w:rPr>
          <w:lang w:val="de-DE"/>
        </w:rPr>
        <w:t>Axton</w:t>
      </w:r>
      <w:proofErr w:type="spellEnd"/>
      <w:r w:rsidRPr="00E82A97">
        <w:rPr>
          <w:lang w:val="de-DE"/>
        </w:rPr>
        <w:t xml:space="preserve">, M., </w:t>
      </w:r>
      <w:proofErr w:type="spellStart"/>
      <w:r w:rsidRPr="00E82A97">
        <w:rPr>
          <w:lang w:val="de-DE"/>
        </w:rPr>
        <w:t>Baak</w:t>
      </w:r>
      <w:proofErr w:type="spellEnd"/>
      <w:r w:rsidRPr="00E82A97">
        <w:rPr>
          <w:lang w:val="de-DE"/>
        </w:rPr>
        <w:t xml:space="preserve">, A., … </w:t>
      </w:r>
      <w:r>
        <w:t xml:space="preserve">Mons, B. (2016). The FAIR Guiding Principles for scientific data management and stewardship. </w:t>
      </w:r>
      <w:r w:rsidRPr="00E82A97">
        <w:rPr>
          <w:i/>
          <w:lang w:val="de-DE"/>
        </w:rPr>
        <w:t>Scientific Data</w:t>
      </w:r>
      <w:r w:rsidRPr="00E82A97">
        <w:rPr>
          <w:lang w:val="de-DE"/>
        </w:rPr>
        <w:t xml:space="preserve">, </w:t>
      </w:r>
      <w:r w:rsidRPr="00E82A97">
        <w:rPr>
          <w:i/>
          <w:lang w:val="de-DE"/>
        </w:rPr>
        <w:t>3</w:t>
      </w:r>
      <w:r w:rsidRPr="00E82A97">
        <w:rPr>
          <w:lang w:val="de-DE"/>
        </w:rPr>
        <w:t xml:space="preserve">, </w:t>
      </w:r>
      <w:proofErr w:type="spellStart"/>
      <w:r w:rsidRPr="00E82A97">
        <w:rPr>
          <w:lang w:val="de-DE"/>
        </w:rPr>
        <w:t>Article</w:t>
      </w:r>
      <w:proofErr w:type="spellEnd"/>
      <w:r w:rsidRPr="00E82A97">
        <w:rPr>
          <w:lang w:val="de-DE"/>
        </w:rPr>
        <w:t xml:space="preserve"> 160018. </w:t>
      </w:r>
      <w:hyperlink r:id="rId26">
        <w:r w:rsidRPr="00E82A97">
          <w:rPr>
            <w:rStyle w:val="Hyperlink"/>
            <w:lang w:val="de-DE"/>
          </w:rPr>
          <w:t>https://doi.org/10.1038/sdata.2016.18</w:t>
        </w:r>
      </w:hyperlink>
      <w:r w:rsidRPr="00E82A97">
        <w:rPr>
          <w:lang w:val="de-DE"/>
        </w:rPr>
        <w:t xml:space="preserve"> </w:t>
      </w:r>
    </w:p>
    <w:p w14:paraId="59FDDEDF" w14:textId="77777777" w:rsidR="006D1B41" w:rsidRDefault="00E82A97">
      <w:pPr>
        <w:pStyle w:val="PCJReference"/>
        <w:rPr>
          <w:ins w:id="158" w:author="Matthias Lang" w:date="2026-10-23T09:30:00Z"/>
          <w:rFonts w:cs="Arial"/>
        </w:rPr>
      </w:pPr>
      <w:ins w:id="159" w:author="Matthias Lang" w:date="2026-10-23T09:30:00Z">
        <w:r>
          <w:t xml:space="preserve">Wright, L., &amp; Davidson, S. (2020). How to tell the difference between a model and a digital twin. </w:t>
        </w:r>
        <w:r>
          <w:rPr>
            <w:i/>
          </w:rPr>
          <w:t>Advanced Modeling and Simulation in Engin</w:t>
        </w:r>
        <w:r>
          <w:rPr>
            <w:i/>
          </w:rPr>
          <w:t>eering Sciences</w:t>
        </w:r>
        <w:r>
          <w:t xml:space="preserve">, </w:t>
        </w:r>
        <w:r>
          <w:rPr>
            <w:i/>
          </w:rPr>
          <w:t>7</w:t>
        </w:r>
        <w:r>
          <w:t>, Article 13. https://doi.org/10.1186/s40323-020-00147-4</w:t>
        </w:r>
      </w:ins>
    </w:p>
    <w:p w14:paraId="7B5BECB8" w14:textId="77777777" w:rsidR="006D1B41" w:rsidRPr="00E82A97" w:rsidRDefault="00E82A97">
      <w:pPr>
        <w:pStyle w:val="PCJReference"/>
        <w:rPr>
          <w:rFonts w:cs="Arial"/>
          <w:lang w:val="de-DE"/>
        </w:rPr>
      </w:pPr>
      <w:r>
        <w:t xml:space="preserve">Yeo, G. (2010). “Nothing is the same as something else”: Significant properties and notions of identity and originality. </w:t>
      </w:r>
      <w:proofErr w:type="spellStart"/>
      <w:r w:rsidRPr="00E82A97">
        <w:rPr>
          <w:i/>
          <w:lang w:val="de-DE"/>
        </w:rPr>
        <w:t>Archival</w:t>
      </w:r>
      <w:proofErr w:type="spellEnd"/>
      <w:r w:rsidRPr="00E82A97">
        <w:rPr>
          <w:i/>
          <w:lang w:val="de-DE"/>
        </w:rPr>
        <w:t xml:space="preserve"> Science</w:t>
      </w:r>
      <w:r w:rsidRPr="00E82A97">
        <w:rPr>
          <w:lang w:val="de-DE"/>
        </w:rPr>
        <w:t xml:space="preserve">, </w:t>
      </w:r>
      <w:r w:rsidRPr="00E82A97">
        <w:rPr>
          <w:i/>
          <w:lang w:val="de-DE"/>
        </w:rPr>
        <w:t>10</w:t>
      </w:r>
      <w:r w:rsidRPr="00E82A97">
        <w:rPr>
          <w:lang w:val="de-DE"/>
        </w:rPr>
        <w:t xml:space="preserve">(2), 85–116. </w:t>
      </w:r>
      <w:hyperlink r:id="rId27">
        <w:r w:rsidRPr="00E82A97">
          <w:rPr>
            <w:rStyle w:val="Hyperlink"/>
            <w:lang w:val="de-DE"/>
          </w:rPr>
          <w:t>https://doi.org/10.1007/s10502-010-9119-9</w:t>
        </w:r>
      </w:hyperlink>
    </w:p>
    <w:p w14:paraId="10955BA3" w14:textId="219A284D" w:rsidR="006D1B41" w:rsidRPr="00E82A97" w:rsidRDefault="006D1B41">
      <w:pPr>
        <w:pStyle w:val="PCJReference"/>
        <w:rPr>
          <w:rFonts w:cs="Arial"/>
          <w:lang w:val="de-DE"/>
        </w:rPr>
      </w:pPr>
    </w:p>
    <w:sectPr w:rsidR="006D1B41" w:rsidRPr="00E82A97">
      <w:pgSz w:w="11906" w:h="16838"/>
      <w:pgMar w:top="1440" w:right="1440" w:bottom="1440" w:left="1440" w:header="0" w:footer="0" w:gutter="0"/>
      <w:lnNumType w:countBy="1" w:distance="283" w:restart="continuous"/>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 w:author="Unbekannter Autor" w:date="2026-10-22T02:17:00Z" w:initials="">
    <w:p w14:paraId="1A2B0001" w14:textId="77777777" w:rsidR="006D1B41" w:rsidRPr="00E82A97" w:rsidRDefault="00E82A97">
      <w:pPr>
        <w:jc w:val="left"/>
        <w:rPr>
          <w:lang w:val="de-DE"/>
        </w:rPr>
      </w:pPr>
      <w:r w:rsidRPr="00E82A97">
        <w:rPr>
          <w:rFonts w:ascii="Liberation Serif" w:eastAsia="DejaVu Sans" w:hAnsi="Liberation Serif" w:cs="DejaVu Sans"/>
          <w:color w:val="auto"/>
          <w:sz w:val="24"/>
          <w:lang w:val="de-DE" w:bidi="en-US"/>
        </w:rPr>
        <w:t>Bitte überprüfen!</w:t>
      </w:r>
    </w:p>
  </w:comment>
  <w:comment w:id="11" w:author="Matthias Lang" w:date="2026-10-23T07:57:00Z" w:initials="ML">
    <w:p w14:paraId="43CB298C" w14:textId="3A525E74" w:rsidR="006D1B41" w:rsidRPr="00E82A97" w:rsidRDefault="00E82A97">
      <w:pPr>
        <w:rPr>
          <w:lang w:val="de-DE"/>
        </w:rPr>
      </w:pPr>
      <w:r>
        <w:annotationRef/>
      </w:r>
      <w:r w:rsidRPr="00E82A97">
        <w:rPr>
          <w:color w:val="000000"/>
          <w:sz w:val="20"/>
          <w:szCs w:val="20"/>
          <w:lang w:val="de-DE"/>
        </w:rPr>
        <w:t xml:space="preserve"> Ergänzt: ein Absatz zu den Grenzen optischer Verfahren und zum Kompromiss bei der Erfassung. Die Geräte (Artec Leo, Nikon Z8) stehen jetzt beim Fallbeispiel.</w:t>
      </w:r>
    </w:p>
  </w:comment>
  <w:comment w:id="16" w:author="Unbekannter Autor" w:date="2026-10-22T14:57:00Z" w:initials="">
    <w:p w14:paraId="1A2B0002" w14:textId="77777777" w:rsidR="006D1B41" w:rsidRPr="00E82A97" w:rsidRDefault="00E82A97">
      <w:pPr>
        <w:overflowPunct w:val="0"/>
        <w:jc w:val="left"/>
        <w:rPr>
          <w:lang w:val="de-DE"/>
        </w:rPr>
      </w:pPr>
      <w:r w:rsidRPr="00E82A97">
        <w:rPr>
          <w:rFonts w:ascii="Liberation Serif" w:eastAsia="DejaVu Sans" w:hAnsi="Liberation Serif" w:cs="DejaVu Sans"/>
          <w:color w:val="auto"/>
          <w:sz w:val="24"/>
          <w:lang w:val="de-DE" w:bidi="en-US"/>
        </w:rPr>
        <w:t>Überprüfen!</w:t>
      </w:r>
    </w:p>
  </w:comment>
  <w:comment w:id="17" w:author="Matthias Lang" w:date="2026-10-23T07:57:00Z" w:initials="ML">
    <w:p w14:paraId="0B91D7EB" w14:textId="77777777" w:rsidR="006D1B41" w:rsidRPr="00E82A97" w:rsidRDefault="00E82A97">
      <w:pPr>
        <w:rPr>
          <w:lang w:val="de-DE"/>
        </w:rPr>
      </w:pPr>
      <w:r>
        <w:annotationRef/>
      </w:r>
      <w:r w:rsidRPr="00E82A97">
        <w:rPr>
          <w:color w:val="000000"/>
          <w:sz w:val="20"/>
          <w:szCs w:val="20"/>
          <w:lang w:val="de-DE"/>
        </w:rPr>
        <w:t>Platzhalter gefüllt: Auswahl von CARARE (</w:t>
      </w:r>
      <w:proofErr w:type="spellStart"/>
      <w:r w:rsidRPr="00E82A97">
        <w:rPr>
          <w:color w:val="000000"/>
          <w:sz w:val="20"/>
          <w:szCs w:val="20"/>
          <w:lang w:val="de-DE"/>
        </w:rPr>
        <w:t>Bajena</w:t>
      </w:r>
      <w:proofErr w:type="spellEnd"/>
      <w:r w:rsidRPr="00E82A97">
        <w:rPr>
          <w:color w:val="000000"/>
          <w:sz w:val="20"/>
          <w:szCs w:val="20"/>
          <w:lang w:val="de-DE"/>
        </w:rPr>
        <w:t xml:space="preserve"> &amp; </w:t>
      </w:r>
      <w:proofErr w:type="spellStart"/>
      <w:r w:rsidRPr="00E82A97">
        <w:rPr>
          <w:color w:val="000000"/>
          <w:sz w:val="20"/>
          <w:szCs w:val="20"/>
          <w:lang w:val="de-DE"/>
        </w:rPr>
        <w:t>Kuroczyński</w:t>
      </w:r>
      <w:proofErr w:type="spellEnd"/>
      <w:r w:rsidRPr="00E82A97">
        <w:rPr>
          <w:color w:val="000000"/>
          <w:sz w:val="20"/>
          <w:szCs w:val="20"/>
          <w:lang w:val="de-DE"/>
        </w:rPr>
        <w:t xml:space="preserve"> 20</w:t>
      </w:r>
      <w:r w:rsidRPr="00E82A97">
        <w:rPr>
          <w:color w:val="000000"/>
          <w:sz w:val="20"/>
          <w:szCs w:val="20"/>
          <w:lang w:val="de-DE"/>
        </w:rPr>
        <w:t>23, 3D-ICONS, NFDI4Culture), HERMES mit GitHub-Link, HECTOR und DANTE, BagIt (RFC 8493) und Fixity nach PREMIS.</w:t>
      </w:r>
    </w:p>
  </w:comment>
  <w:comment w:id="41" w:author="Unbekannter Autor" w:date="2026-10-22T13:34:00Z" w:initials="">
    <w:p w14:paraId="1A2B0003" w14:textId="77777777" w:rsidR="006D1B41" w:rsidRDefault="00E82A97">
      <w:pPr>
        <w:overflowPunct w:val="0"/>
        <w:jc w:val="left"/>
      </w:pPr>
      <w:r w:rsidRPr="00E82A97">
        <w:rPr>
          <w:rFonts w:ascii="Liberation Serif" w:eastAsia="DejaVu Sans" w:hAnsi="Liberation Serif" w:cs="DejaVu Sans"/>
          <w:color w:val="auto"/>
          <w:sz w:val="24"/>
          <w:lang w:val="de-DE" w:bidi="en-US"/>
        </w:rPr>
        <w:t xml:space="preserve">Überprüfen… Der aktuelle Stand </w:t>
      </w:r>
      <w:proofErr w:type="spellStart"/>
      <w:r w:rsidRPr="00E82A97">
        <w:rPr>
          <w:rFonts w:ascii="Liberation Serif" w:eastAsia="DejaVu Sans" w:hAnsi="Liberation Serif" w:cs="DejaVu Sans"/>
          <w:color w:val="auto"/>
          <w:sz w:val="24"/>
          <w:lang w:val="de-DE" w:bidi="en-US"/>
        </w:rPr>
        <w:t>bild</w:t>
      </w:r>
      <w:proofErr w:type="spellEnd"/>
      <w:r w:rsidRPr="00E82A97">
        <w:rPr>
          <w:rFonts w:ascii="Liberation Serif" w:eastAsia="DejaVu Sans" w:hAnsi="Liberation Serif" w:cs="DejaVu Sans"/>
          <w:color w:val="auto"/>
          <w:sz w:val="24"/>
          <w:lang w:val="de-DE" w:bidi="en-US"/>
        </w:rPr>
        <w:t xml:space="preserve"> tatsächlich die Dokumentation (Profil) nicht</w:t>
      </w:r>
      <w:r w:rsidRPr="00E82A97">
        <w:rPr>
          <w:rFonts w:ascii="Liberation Serif" w:eastAsia="DejaVu Sans" w:hAnsi="Liberation Serif" w:cs="DejaVu Sans"/>
          <w:color w:val="auto"/>
          <w:sz w:val="24"/>
          <w:lang w:val="de-DE" w:bidi="en-US"/>
        </w:rPr>
        <w:t xml:space="preserve"> komplett ab. </w:t>
      </w:r>
      <w:proofErr w:type="spellStart"/>
      <w:r>
        <w:rPr>
          <w:rFonts w:ascii="Liberation Serif" w:eastAsia="DejaVu Sans" w:hAnsi="Liberation Serif" w:cs="DejaVu Sans"/>
          <w:color w:val="auto"/>
          <w:sz w:val="24"/>
          <w:lang w:bidi="en-US"/>
        </w:rPr>
        <w:t>Warten</w:t>
      </w:r>
      <w:proofErr w:type="spellEnd"/>
      <w:r>
        <w:rPr>
          <w:rFonts w:ascii="Liberation Serif" w:eastAsia="DejaVu Sans" w:hAnsi="Liberation Serif" w:cs="DejaVu Sans"/>
          <w:color w:val="auto"/>
          <w:sz w:val="24"/>
          <w:lang w:bidi="en-US"/>
        </w:rPr>
        <w:t xml:space="preserve"> </w:t>
      </w:r>
      <w:proofErr w:type="spellStart"/>
      <w:r>
        <w:rPr>
          <w:rFonts w:ascii="Liberation Serif" w:eastAsia="DejaVu Sans" w:hAnsi="Liberation Serif" w:cs="DejaVu Sans"/>
          <w:color w:val="auto"/>
          <w:sz w:val="24"/>
          <w:lang w:bidi="en-US"/>
        </w:rPr>
        <w:t>noch</w:t>
      </w:r>
      <w:proofErr w:type="spellEnd"/>
      <w:r>
        <w:rPr>
          <w:rFonts w:ascii="Liberation Serif" w:eastAsia="DejaVu Sans" w:hAnsi="Liberation Serif" w:cs="DejaVu Sans"/>
          <w:color w:val="auto"/>
          <w:sz w:val="24"/>
          <w:lang w:bidi="en-US"/>
        </w:rPr>
        <w:t xml:space="preserve"> auf HERMES</w:t>
      </w:r>
    </w:p>
  </w:comment>
  <w:comment w:id="42" w:author="Matthias Lang" w:date="2026-10-23T07:57:00Z" w:initials="ML">
    <w:p w14:paraId="67CEBAB5" w14:textId="77777777" w:rsidR="006D1B41" w:rsidRPr="00E82A97" w:rsidRDefault="00E82A97">
      <w:pPr>
        <w:rPr>
          <w:lang w:val="de-DE"/>
        </w:rPr>
      </w:pPr>
      <w:r>
        <w:annotationRef/>
      </w:r>
      <w:r w:rsidRPr="00E82A97">
        <w:rPr>
          <w:color w:val="000000"/>
          <w:sz w:val="20"/>
          <w:szCs w:val="20"/>
          <w:lang w:val="de-DE"/>
        </w:rPr>
        <w:t>Kein ‚</w:t>
      </w:r>
      <w:proofErr w:type="spellStart"/>
      <w:r w:rsidRPr="00E82A97">
        <w:rPr>
          <w:color w:val="000000"/>
          <w:sz w:val="20"/>
          <w:szCs w:val="20"/>
          <w:lang w:val="de-DE"/>
        </w:rPr>
        <w:t>partly</w:t>
      </w:r>
      <w:proofErr w:type="spellEnd"/>
      <w:r w:rsidRPr="00E82A97">
        <w:rPr>
          <w:color w:val="000000"/>
          <w:sz w:val="20"/>
          <w:szCs w:val="20"/>
          <w:lang w:val="de-DE"/>
        </w:rPr>
        <w:t>‘: Ich erfasse SK 740 heute in HERMES, das CARARE-XML kommt ins Bonndata-Paket. Tabelle und Text sind darauf umgestellt.</w:t>
      </w:r>
    </w:p>
  </w:comment>
  <w:comment w:id="33" w:author="Unbekannter Autor" w:date="2026-10-22T02:19:00Z" w:initials="">
    <w:p w14:paraId="1A2B0004" w14:textId="77777777" w:rsidR="006D1B41" w:rsidRPr="00E82A97" w:rsidRDefault="00E82A97">
      <w:pPr>
        <w:jc w:val="left"/>
        <w:rPr>
          <w:lang w:val="de-DE"/>
        </w:rPr>
      </w:pPr>
      <w:r w:rsidRPr="00E82A97">
        <w:rPr>
          <w:rFonts w:ascii="Liberation Serif" w:eastAsia="DejaVu Sans" w:hAnsi="Liberation Serif" w:cs="DejaVu Sans"/>
          <w:color w:val="auto"/>
          <w:sz w:val="24"/>
          <w:lang w:val="de-DE" w:bidi="en-US"/>
        </w:rPr>
        <w:t>Überprüfen</w:t>
      </w:r>
    </w:p>
  </w:comment>
  <w:comment w:id="34" w:author="Matthias Lang" w:date="2026-10-23T07:57:00Z" w:initials="ML">
    <w:p w14:paraId="78EBFA93" w14:textId="77777777" w:rsidR="006D1B41" w:rsidRPr="00E82A97" w:rsidRDefault="00E82A97">
      <w:pPr>
        <w:rPr>
          <w:lang w:val="de-DE"/>
        </w:rPr>
      </w:pPr>
      <w:r>
        <w:annotationRef/>
      </w:r>
      <w:r w:rsidRPr="00E82A97">
        <w:rPr>
          <w:color w:val="000000"/>
          <w:sz w:val="20"/>
          <w:szCs w:val="20"/>
          <w:lang w:val="de-DE"/>
        </w:rPr>
        <w:t xml:space="preserve">DOI für Modell B nachgetragen (10.60507/FK2/MHT0HM). </w:t>
      </w:r>
      <w:proofErr w:type="spellStart"/>
      <w:r w:rsidRPr="00E82A97">
        <w:rPr>
          <w:color w:val="000000"/>
          <w:sz w:val="20"/>
          <w:szCs w:val="20"/>
          <w:lang w:val="de-DE"/>
        </w:rPr>
        <w:t>Digitization</w:t>
      </w:r>
      <w:proofErr w:type="spellEnd"/>
      <w:r w:rsidRPr="00E82A97">
        <w:rPr>
          <w:color w:val="000000"/>
          <w:sz w:val="20"/>
          <w:szCs w:val="20"/>
          <w:lang w:val="de-DE"/>
        </w:rPr>
        <w:t xml:space="preserve"> </w:t>
      </w:r>
      <w:proofErr w:type="spellStart"/>
      <w:r w:rsidRPr="00E82A97">
        <w:rPr>
          <w:color w:val="000000"/>
          <w:sz w:val="20"/>
          <w:szCs w:val="20"/>
          <w:lang w:val="de-DE"/>
        </w:rPr>
        <w:t>Intent</w:t>
      </w:r>
      <w:proofErr w:type="spellEnd"/>
      <w:r w:rsidRPr="00E82A97">
        <w:rPr>
          <w:color w:val="000000"/>
          <w:sz w:val="20"/>
          <w:szCs w:val="20"/>
          <w:lang w:val="de-DE"/>
        </w:rPr>
        <w:t xml:space="preserve"> ist die VR-Lehrumgebung Kerameikos; Tabelle und Text sind angepasst.</w:t>
      </w:r>
    </w:p>
  </w:comment>
  <w:comment w:id="45" w:author="Unbekannter Autor" w:date="2026-10-22T13:44:00Z" w:initials="">
    <w:p w14:paraId="1A2B0005" w14:textId="77777777" w:rsidR="006D1B41" w:rsidRPr="00E82A97" w:rsidRDefault="00E82A97">
      <w:pPr>
        <w:overflowPunct w:val="0"/>
        <w:jc w:val="left"/>
        <w:rPr>
          <w:lang w:val="de-DE"/>
        </w:rPr>
      </w:pPr>
      <w:r w:rsidRPr="00E82A97">
        <w:rPr>
          <w:rFonts w:ascii="Liberation Serif" w:eastAsia="DejaVu Sans" w:hAnsi="Liberation Serif" w:cs="DejaVu Sans"/>
          <w:color w:val="auto"/>
          <w:sz w:val="24"/>
          <w:lang w:val="de-DE" w:bidi="en-US"/>
        </w:rPr>
        <w:t>Kriegen wir dies?</w:t>
      </w:r>
    </w:p>
    <w:p w14:paraId="1A2B0006" w14:textId="77777777" w:rsidR="006D1B41" w:rsidRPr="00E82A97" w:rsidRDefault="00E82A97">
      <w:pPr>
        <w:overflowPunct w:val="0"/>
        <w:jc w:val="left"/>
        <w:rPr>
          <w:lang w:val="de-DE"/>
        </w:rPr>
      </w:pPr>
      <w:r w:rsidRPr="00E82A97">
        <w:rPr>
          <w:rFonts w:ascii="Liberation Serif" w:eastAsia="DejaVu Sans" w:hAnsi="Liberation Serif" w:cs="DejaVu Sans"/>
          <w:color w:val="auto"/>
          <w:sz w:val="24"/>
          <w:lang w:val="de-DE" w:bidi="en-US"/>
        </w:rPr>
        <w:t xml:space="preserve">Wir haben fast alles: </w:t>
      </w:r>
      <w:proofErr w:type="spellStart"/>
      <w:r w:rsidRPr="00E82A97">
        <w:rPr>
          <w:rFonts w:ascii="Liberation Serif" w:eastAsia="DejaVu Sans" w:hAnsi="Liberation Serif" w:cs="DejaVu Sans"/>
          <w:color w:val="auto"/>
          <w:sz w:val="24"/>
          <w:lang w:val="de-DE" w:bidi="en-US"/>
        </w:rPr>
        <w:t>Kozepte</w:t>
      </w:r>
      <w:proofErr w:type="spellEnd"/>
      <w:r w:rsidRPr="00E82A97">
        <w:rPr>
          <w:rFonts w:ascii="Liberation Serif" w:eastAsia="DejaVu Sans" w:hAnsi="Liberation Serif" w:cs="DejaVu Sans"/>
          <w:color w:val="auto"/>
          <w:sz w:val="24"/>
          <w:lang w:val="de-DE" w:bidi="en-US"/>
        </w:rPr>
        <w:t xml:space="preserve">, einige Tools, </w:t>
      </w:r>
      <w:proofErr w:type="spellStart"/>
      <w:r w:rsidRPr="00E82A97">
        <w:rPr>
          <w:rFonts w:ascii="Liberation Serif" w:eastAsia="DejaVu Sans" w:hAnsi="Liberation Serif" w:cs="DejaVu Sans"/>
          <w:color w:val="auto"/>
          <w:sz w:val="24"/>
          <w:lang w:val="de-DE" w:bidi="en-US"/>
        </w:rPr>
        <w:t>Repositorie</w:t>
      </w:r>
      <w:proofErr w:type="spellEnd"/>
      <w:r w:rsidRPr="00E82A97">
        <w:rPr>
          <w:rFonts w:ascii="Liberation Serif" w:eastAsia="DejaVu Sans" w:hAnsi="Liberation Serif" w:cs="DejaVu Sans"/>
          <w:color w:val="auto"/>
          <w:sz w:val="24"/>
          <w:lang w:val="de-DE" w:bidi="en-US"/>
        </w:rPr>
        <w:t>, 3d Models, HECTOR...aber den Kern: die formalisierte Dokumentation haben wir noch nicht! → HERMES</w:t>
      </w:r>
    </w:p>
  </w:comment>
  <w:comment w:id="46" w:author="Matthias Lang" w:date="2026-10-23T07:57:00Z" w:initials="ML">
    <w:p w14:paraId="2425EE47" w14:textId="77777777" w:rsidR="006D1B41" w:rsidRPr="00E82A97" w:rsidRDefault="00E82A97">
      <w:pPr>
        <w:rPr>
          <w:lang w:val="de-DE"/>
        </w:rPr>
      </w:pPr>
      <w:r>
        <w:annotationRef/>
      </w:r>
      <w:r w:rsidRPr="00E82A97">
        <w:rPr>
          <w:color w:val="000000"/>
          <w:sz w:val="20"/>
          <w:szCs w:val="20"/>
          <w:lang w:val="de-DE"/>
        </w:rPr>
        <w:t xml:space="preserve">Ja, kriegen wir: Das Profil für SK 740 wird heute in HERMES fertig. Die Überschrift lautet jetzt ‚A </w:t>
      </w:r>
      <w:proofErr w:type="spellStart"/>
      <w:r w:rsidRPr="00E82A97">
        <w:rPr>
          <w:color w:val="000000"/>
          <w:sz w:val="20"/>
          <w:szCs w:val="20"/>
          <w:lang w:val="de-DE"/>
        </w:rPr>
        <w:t>documented</w:t>
      </w:r>
      <w:proofErr w:type="spellEnd"/>
      <w:r w:rsidRPr="00E82A97">
        <w:rPr>
          <w:color w:val="000000"/>
          <w:sz w:val="20"/>
          <w:szCs w:val="20"/>
          <w:lang w:val="de-DE"/>
        </w:rPr>
        <w:t xml:space="preserve"> </w:t>
      </w:r>
      <w:proofErr w:type="spellStart"/>
      <w:r w:rsidRPr="00E82A97">
        <w:rPr>
          <w:color w:val="000000"/>
          <w:sz w:val="20"/>
          <w:szCs w:val="20"/>
          <w:lang w:val="de-DE"/>
        </w:rPr>
        <w:t>package</w:t>
      </w:r>
      <w:proofErr w:type="spellEnd"/>
      <w:r w:rsidRPr="00E82A97">
        <w:rPr>
          <w:color w:val="000000"/>
          <w:sz w:val="20"/>
          <w:szCs w:val="20"/>
          <w:lang w:val="de-DE"/>
        </w:rPr>
        <w:t xml:space="preserve"> – a</w:t>
      </w:r>
      <w:r w:rsidRPr="00E82A97">
        <w:rPr>
          <w:color w:val="000000"/>
          <w:sz w:val="20"/>
          <w:szCs w:val="20"/>
          <w:lang w:val="de-DE"/>
        </w:rPr>
        <w:t xml:space="preserve">nd </w:t>
      </w:r>
      <w:proofErr w:type="spellStart"/>
      <w:r w:rsidRPr="00E82A97">
        <w:rPr>
          <w:color w:val="000000"/>
          <w:sz w:val="20"/>
          <w:szCs w:val="20"/>
          <w:lang w:val="de-DE"/>
        </w:rPr>
        <w:t>its</w:t>
      </w:r>
      <w:proofErr w:type="spellEnd"/>
      <w:r w:rsidRPr="00E82A97">
        <w:rPr>
          <w:color w:val="000000"/>
          <w:sz w:val="20"/>
          <w:szCs w:val="20"/>
          <w:lang w:val="de-DE"/>
        </w:rPr>
        <w:t xml:space="preserve"> </w:t>
      </w:r>
      <w:proofErr w:type="spellStart"/>
      <w:r w:rsidRPr="00E82A97">
        <w:rPr>
          <w:color w:val="000000"/>
          <w:sz w:val="20"/>
          <w:szCs w:val="20"/>
          <w:lang w:val="de-DE"/>
        </w:rPr>
        <w:t>profile</w:t>
      </w:r>
      <w:proofErr w:type="spellEnd"/>
      <w:r w:rsidRPr="00E82A97">
        <w:rPr>
          <w:color w:val="000000"/>
          <w:sz w:val="20"/>
          <w:szCs w:val="20"/>
          <w:lang w:val="de-DE"/>
        </w:rPr>
        <w:t>‘.</w:t>
      </w:r>
    </w:p>
  </w:comment>
  <w:comment w:id="53" w:author="Unbekannter Autor" w:date="2026-10-22T14:19:00Z" w:initials="">
    <w:p w14:paraId="1A2B0007" w14:textId="77777777" w:rsidR="006D1B41" w:rsidRPr="00E82A97" w:rsidRDefault="00E82A97">
      <w:pPr>
        <w:jc w:val="left"/>
        <w:rPr>
          <w:lang w:val="de-DE"/>
        </w:rPr>
      </w:pPr>
      <w:r w:rsidRPr="00E82A97">
        <w:rPr>
          <w:rFonts w:ascii="Liberation Serif" w:eastAsia="DejaVu Sans" w:hAnsi="Liberation Serif" w:cs="DejaVu Sans"/>
          <w:color w:val="auto"/>
          <w:sz w:val="24"/>
          <w:lang w:val="de-DE" w:bidi="en-US"/>
        </w:rPr>
        <w:t xml:space="preserve">Ist dies alles? Auch mit der </w:t>
      </w:r>
      <w:proofErr w:type="spellStart"/>
      <w:r w:rsidRPr="00E82A97">
        <w:rPr>
          <w:rFonts w:ascii="Liberation Serif" w:eastAsia="DejaVu Sans" w:hAnsi="Liberation Serif" w:cs="DejaVu Sans"/>
          <w:color w:val="auto"/>
          <w:sz w:val="24"/>
          <w:lang w:val="de-DE" w:bidi="en-US"/>
        </w:rPr>
        <w:t>Idde</w:t>
      </w:r>
      <w:proofErr w:type="spellEnd"/>
      <w:r w:rsidRPr="00E82A97">
        <w:rPr>
          <w:rFonts w:ascii="Liberation Serif" w:eastAsia="DejaVu Sans" w:hAnsi="Liberation Serif" w:cs="DejaVu Sans"/>
          <w:color w:val="auto"/>
          <w:sz w:val="24"/>
          <w:lang w:val="de-DE" w:bidi="en-US"/>
        </w:rPr>
        <w:t xml:space="preserve"> </w:t>
      </w:r>
      <w:r w:rsidRPr="00E82A97">
        <w:rPr>
          <w:rFonts w:ascii="Liberation Serif" w:eastAsia="DejaVu Sans" w:hAnsi="Liberation Serif" w:cs="DejaVu Sans"/>
          <w:color w:val="auto"/>
          <w:sz w:val="24"/>
          <w:lang w:val="de-DE" w:bidi="en-US"/>
        </w:rPr>
        <w:t>als Resources für die Lehre? → Überprüfen</w:t>
      </w:r>
    </w:p>
  </w:comment>
  <w:comment w:id="54" w:author="Unbekannter Autor" w:date="2026-10-22T13:52:00Z" w:initials="">
    <w:p w14:paraId="1A2B0008" w14:textId="77777777" w:rsidR="006D1B41" w:rsidRPr="00E82A97" w:rsidRDefault="00E82A97">
      <w:pPr>
        <w:overflowPunct w:val="0"/>
        <w:jc w:val="left"/>
        <w:rPr>
          <w:lang w:val="de-DE"/>
        </w:rPr>
      </w:pPr>
      <w:r w:rsidRPr="00E82A97">
        <w:rPr>
          <w:rFonts w:ascii="Liberation Serif" w:eastAsia="DejaVu Sans" w:hAnsi="Liberation Serif" w:cs="DejaVu Sans"/>
          <w:color w:val="auto"/>
          <w:sz w:val="24"/>
          <w:lang w:val="de-DE" w:bidi="en-US"/>
        </w:rPr>
        <w:t xml:space="preserve">Noch nicht in der Final Version!! Es gibt keine Aussage, warum der </w:t>
      </w:r>
      <w:proofErr w:type="spellStart"/>
      <w:r w:rsidRPr="00E82A97">
        <w:rPr>
          <w:rFonts w:ascii="Liberation Serif" w:eastAsia="DejaVu Sans" w:hAnsi="Liberation Serif" w:cs="DejaVu Sans"/>
          <w:color w:val="auto"/>
          <w:sz w:val="24"/>
          <w:lang w:val="de-DE" w:bidi="en-US"/>
        </w:rPr>
        <w:t>Pedestal</w:t>
      </w:r>
      <w:proofErr w:type="spellEnd"/>
      <w:r w:rsidRPr="00E82A97">
        <w:rPr>
          <w:rFonts w:ascii="Liberation Serif" w:eastAsia="DejaVu Sans" w:hAnsi="Liberation Serif" w:cs="DejaVu Sans"/>
          <w:color w:val="auto"/>
          <w:sz w:val="24"/>
          <w:lang w:val="de-DE" w:bidi="en-US"/>
        </w:rPr>
        <w:t xml:space="preserve"> in 3D Modell entfern wurde.</w:t>
      </w:r>
    </w:p>
  </w:comment>
  <w:comment w:id="55" w:author="Unbekannter Autor" w:date="2026-10-22T13:55:00Z" w:initials="">
    <w:p w14:paraId="1A2B0009" w14:textId="77777777" w:rsidR="006D1B41" w:rsidRPr="00E82A97" w:rsidRDefault="00E82A97">
      <w:pPr>
        <w:overflowPunct w:val="0"/>
        <w:jc w:val="left"/>
        <w:rPr>
          <w:lang w:val="de-DE"/>
        </w:rPr>
      </w:pPr>
      <w:r w:rsidRPr="00E82A97">
        <w:rPr>
          <w:rFonts w:ascii="Liberation Serif" w:eastAsia="DejaVu Sans" w:hAnsi="Liberation Serif" w:cs="DejaVu Sans"/>
          <w:color w:val="auto"/>
          <w:sz w:val="24"/>
          <w:lang w:val="de-DE" w:bidi="en-US"/>
        </w:rPr>
        <w:t>Keine Aussage zu SSS für die Marmor-Texturierung</w:t>
      </w:r>
    </w:p>
  </w:comment>
  <w:comment w:id="56" w:author="Matthias Lang" w:date="2026-10-23T07:57:00Z" w:initials="ML">
    <w:p w14:paraId="6C916E69" w14:textId="77777777" w:rsidR="006D1B41" w:rsidRPr="00E82A97" w:rsidRDefault="00E82A97">
      <w:pPr>
        <w:rPr>
          <w:lang w:val="de-DE"/>
        </w:rPr>
      </w:pPr>
      <w:r>
        <w:annotationRef/>
      </w:r>
      <w:r w:rsidRPr="00E82A97">
        <w:rPr>
          <w:color w:val="000000"/>
          <w:sz w:val="20"/>
          <w:szCs w:val="20"/>
          <w:lang w:val="de-DE"/>
        </w:rPr>
        <w:t>Satz ergänzt: Die SSS-Parameter lassen sich nicht aus den Bilddaten ableiten, sondern werden aus der Kenntnis des O</w:t>
      </w:r>
      <w:r w:rsidRPr="00E82A97">
        <w:rPr>
          <w:color w:val="000000"/>
          <w:sz w:val="20"/>
          <w:szCs w:val="20"/>
          <w:lang w:val="de-DE"/>
        </w:rPr>
        <w:t>riginals gesetzt. Wird im Profil deklariert.</w:t>
      </w:r>
    </w:p>
  </w:comment>
  <w:comment w:id="57" w:author="Matthias Lang" w:date="2026-10-23T07:57:00Z" w:initials="ML">
    <w:p w14:paraId="5E37FFD6" w14:textId="77777777" w:rsidR="006D1B41" w:rsidRPr="00E82A97" w:rsidRDefault="00E82A97">
      <w:pPr>
        <w:rPr>
          <w:lang w:val="de-DE"/>
        </w:rPr>
      </w:pPr>
      <w:r>
        <w:annotationRef/>
      </w:r>
      <w:r w:rsidRPr="00E82A97">
        <w:rPr>
          <w:color w:val="000000"/>
          <w:sz w:val="20"/>
          <w:szCs w:val="20"/>
          <w:lang w:val="de-DE"/>
        </w:rPr>
        <w:t>Der Sockel wurde entfernt, weil er für die Verwe</w:t>
      </w:r>
      <w:r w:rsidRPr="00E82A97">
        <w:rPr>
          <w:color w:val="000000"/>
          <w:sz w:val="20"/>
          <w:szCs w:val="20"/>
          <w:lang w:val="de-DE"/>
        </w:rPr>
        <w:t>ndung in der VR-Lernumgebung irrelevant ist. Steht jetzt im Text und wird im Profil als Entscheidung (nicht als technische Grenze) erfasst.</w:t>
      </w:r>
    </w:p>
  </w:comment>
  <w:comment w:id="58" w:author="Matthias Lang" w:date="2026-10-23T07:57:00Z" w:initials="ML">
    <w:p w14:paraId="19AEAEC6" w14:textId="77777777" w:rsidR="006D1B41" w:rsidRPr="00E82A97" w:rsidRDefault="00E82A97">
      <w:pPr>
        <w:rPr>
          <w:lang w:val="de-DE"/>
        </w:rPr>
      </w:pPr>
      <w:r>
        <w:annotationRef/>
      </w:r>
      <w:r w:rsidRPr="00E82A97">
        <w:rPr>
          <w:color w:val="000000"/>
          <w:sz w:val="20"/>
          <w:szCs w:val="20"/>
          <w:lang w:val="de-DE"/>
        </w:rPr>
        <w:t xml:space="preserve">Ja, ergänzt: Anlass der Digitalisierung (VR-Lehrumgebung Kerameikos, neun Reliefs), Bonndata mit 134 Datensätzen, und der Abschnitt ‚Teaching and virtual </w:t>
      </w:r>
      <w:proofErr w:type="spellStart"/>
      <w:r w:rsidRPr="00E82A97">
        <w:rPr>
          <w:color w:val="000000"/>
          <w:sz w:val="20"/>
          <w:szCs w:val="20"/>
          <w:lang w:val="de-DE"/>
        </w:rPr>
        <w:t>reality</w:t>
      </w:r>
      <w:proofErr w:type="spellEnd"/>
      <w:r w:rsidRPr="00E82A97">
        <w:rPr>
          <w:color w:val="000000"/>
          <w:sz w:val="20"/>
          <w:szCs w:val="20"/>
          <w:lang w:val="de-DE"/>
        </w:rPr>
        <w:t>‘ ist jetzt ausgeschrieben.</w:t>
      </w:r>
    </w:p>
  </w:comment>
  <w:comment w:id="81" w:author="Unbekannter Autor" w:date="2026-10-22T14:59:00Z" w:initials="">
    <w:p w14:paraId="1A2B000A" w14:textId="77777777" w:rsidR="006D1B41" w:rsidRPr="00E82A97" w:rsidRDefault="00E82A97">
      <w:pPr>
        <w:overflowPunct w:val="0"/>
        <w:jc w:val="left"/>
        <w:rPr>
          <w:lang w:val="de-DE"/>
        </w:rPr>
      </w:pPr>
      <w:r w:rsidRPr="00E82A97">
        <w:rPr>
          <w:rFonts w:ascii="Liberation Serif" w:eastAsia="DejaVu Sans" w:hAnsi="Liberation Serif" w:cs="DejaVu Sans"/>
          <w:color w:val="auto"/>
          <w:sz w:val="24"/>
          <w:lang w:val="de-DE" w:bidi="en-US"/>
        </w:rPr>
        <w:t>??? ich hab keine Kohle!</w:t>
      </w:r>
    </w:p>
  </w:comment>
  <w:comment w:id="82" w:author="Matthias Lang" w:date="2026-10-23T07:57:00Z" w:initials="ML">
    <w:p w14:paraId="2378F320" w14:textId="1A92D7E7" w:rsidR="006D1B41" w:rsidRPr="00E82A97" w:rsidRDefault="00E82A97">
      <w:pPr>
        <w:rPr>
          <w:lang w:val="de-DE"/>
        </w:rPr>
      </w:pPr>
      <w:r>
        <w:annotationRef/>
      </w:r>
      <w:r w:rsidRPr="00E82A97">
        <w:rPr>
          <w:color w:val="000000"/>
          <w:sz w:val="20"/>
          <w:szCs w:val="20"/>
          <w:lang w:val="de-DE"/>
        </w:rPr>
        <w:t>Finanzierung eingetragen: NFDI4Objects (DFG</w:t>
      </w:r>
      <w:proofErr w:type="gramStart"/>
      <w:r w:rsidRPr="00E82A97">
        <w:rPr>
          <w:color w:val="000000"/>
          <w:sz w:val="20"/>
          <w:szCs w:val="20"/>
          <w:lang w:val="de-DE"/>
        </w:rPr>
        <w:t>).</w:t>
      </w:r>
      <w:r w:rsidRPr="00E82A97">
        <w:rPr>
          <w:color w:val="000000"/>
          <w:sz w:val="20"/>
          <w:szCs w:val="20"/>
          <w:lang w:val="de-DE"/>
        </w:rPr>
        <w:t>.</w:t>
      </w:r>
      <w:proofErr w:type="gramEnd"/>
    </w:p>
  </w:comment>
  <w:comment w:id="85" w:author="Unbekannter Autor" w:date="2026-10-22T15:01:00Z" w:initials="">
    <w:p w14:paraId="1A2B000B" w14:textId="77777777" w:rsidR="006D1B41" w:rsidRPr="00E82A97" w:rsidRDefault="00E82A97">
      <w:pPr>
        <w:overflowPunct w:val="0"/>
        <w:jc w:val="left"/>
        <w:rPr>
          <w:lang w:val="de-DE"/>
        </w:rPr>
      </w:pPr>
      <w:proofErr w:type="spellStart"/>
      <w:r w:rsidRPr="00E82A97">
        <w:rPr>
          <w:rFonts w:ascii="Liberation Serif" w:eastAsia="DejaVu Sans" w:hAnsi="Liberation Serif" w:cs="DejaVu Sans"/>
          <w:color w:val="auto"/>
          <w:sz w:val="24"/>
          <w:lang w:val="de-DE" w:bidi="en-US"/>
        </w:rPr>
        <w:t>überprufen</w:t>
      </w:r>
      <w:proofErr w:type="spellEnd"/>
    </w:p>
  </w:comment>
  <w:comment w:id="86" w:author="Matthias Lang" w:date="2026-10-23T07:57:00Z" w:initials="ML">
    <w:p w14:paraId="68C76404" w14:textId="77777777" w:rsidR="006D1B41" w:rsidRPr="00E82A97" w:rsidRDefault="00E82A97">
      <w:pPr>
        <w:rPr>
          <w:lang w:val="de-DE"/>
        </w:rPr>
      </w:pPr>
      <w:r>
        <w:annotationRef/>
      </w:r>
      <w:r w:rsidRPr="00E82A97">
        <w:rPr>
          <w:color w:val="000000"/>
          <w:sz w:val="20"/>
          <w:szCs w:val="20"/>
          <w:lang w:val="de-DE"/>
        </w:rPr>
        <w:t>Bonndata-DOI und HERMES-Repository eingetragen. Die DOI für das S</w:t>
      </w:r>
      <w:r w:rsidRPr="00E82A97">
        <w:rPr>
          <w:color w:val="000000"/>
          <w:sz w:val="20"/>
          <w:szCs w:val="20"/>
          <w:lang w:val="de-DE"/>
        </w:rPr>
        <w:t>upplement fehlt noch.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A2B0001" w15:done="0"/>
  <w15:commentEx w15:paraId="43CB298C" w15:paraIdParent="1A2B0001" w15:done="0"/>
  <w15:commentEx w15:paraId="1A2B0002" w15:done="0"/>
  <w15:commentEx w15:paraId="0B91D7EB" w15:paraIdParent="1A2B0002" w15:done="0"/>
  <w15:commentEx w15:paraId="1A2B0003" w15:done="0"/>
  <w15:commentEx w15:paraId="67CEBAB5" w15:paraIdParent="1A2B0003" w15:done="0"/>
  <w15:commentEx w15:paraId="1A2B0004" w15:done="0"/>
  <w15:commentEx w15:paraId="78EBFA93" w15:paraIdParent="1A2B0004" w15:done="0"/>
  <w15:commentEx w15:paraId="1A2B0006" w15:done="0"/>
  <w15:commentEx w15:paraId="2425EE47" w15:done="0"/>
  <w15:commentEx w15:paraId="1A2B0007" w15:done="0"/>
  <w15:commentEx w15:paraId="1A2B0008" w15:done="0"/>
  <w15:commentEx w15:paraId="1A2B0009" w15:done="0"/>
  <w15:commentEx w15:paraId="6C916E69" w15:paraIdParent="1A2B0009" w15:done="0"/>
  <w15:commentEx w15:paraId="5E37FFD6" w15:done="0"/>
  <w15:commentEx w15:paraId="19AEAEC6" w15:done="0"/>
  <w15:commentEx w15:paraId="1A2B000A" w15:done="0"/>
  <w15:commentEx w15:paraId="2378F320" w15:paraIdParent="1A2B000A" w15:done="0"/>
  <w15:commentEx w15:paraId="1A2B000B" w15:done="0"/>
  <w15:commentEx w15:paraId="68C76404" w15:paraIdParent="1A2B00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5ECBCBD" w16cex:dateUtc="2026-10-23T07:57:44Z"/>
  <w16cex:commentExtensible w16cex:durableId="27784EAC" w16cex:dateUtc="2026-10-23T07:57:44Z"/>
  <w16cex:commentExtensible w16cex:durableId="4613BD59" w16cex:dateUtc="2026-10-23T07:57:44Z"/>
  <w16cex:commentExtensible w16cex:durableId="623E9D0A" w16cex:dateUtc="2026-10-23T07:57:44Z"/>
  <w16cex:commentExtensible w16cex:durableId="1B343F5E" w16cex:dateUtc="2026-10-23T07:57:44Z"/>
  <w16cex:commentExtensible w16cex:durableId="6BFF49F2" w16cex:dateUtc="2026-10-23T07:57:44Z"/>
  <w16cex:commentExtensible w16cex:durableId="2FF357F3" w16cex:dateUtc="2026-10-23T07:57:44Z"/>
  <w16cex:commentExtensible w16cex:durableId="4AA4347B" w16cex:dateUtc="2026-10-23T07:57:45Z"/>
  <w16cex:commentExtensible w16cex:durableId="10CE2C5B" w16cex:dateUtc="2026-10-23T07:57:45Z"/>
  <w16cex:commentExtensible w16cex:durableId="54B6C401" w16cex:dateUtc="2026-10-23T07:57:4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A2B0001" w16cid:durableId="2E85AE7F"/>
  <w16cid:commentId w16cid:paraId="43CB298C" w16cid:durableId="25ECBCBD"/>
  <w16cid:commentId w16cid:paraId="1A2B0002" w16cid:durableId="2E85AE81"/>
  <w16cid:commentId w16cid:paraId="0B91D7EB" w16cid:durableId="27784EAC"/>
  <w16cid:commentId w16cid:paraId="1A2B0004" w16cid:durableId="2E85AE83"/>
  <w16cid:commentId w16cid:paraId="78EBFA93" w16cid:durableId="4613BD59"/>
  <w16cid:commentId w16cid:paraId="1A2B0006" w16cid:durableId="2E85AE85"/>
  <w16cid:commentId w16cid:paraId="2425EE47" w16cid:durableId="1B343F5E"/>
  <w16cid:commentId w16cid:paraId="1A2B000A" w16cid:durableId="2E85AE87"/>
  <w16cid:commentId w16cid:paraId="2378F320" w16cid:durableId="10CE2C5B"/>
  <w16cid:commentId w16cid:paraId="1A2B000B" w16cid:durableId="2E85AE89"/>
  <w16cid:commentId w16cid:paraId="68C76404" w16cid:durableId="54B6C40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Segoe UI">
    <w:panose1 w:val="020B0502040204020203"/>
    <w:charset w:val="01"/>
    <w:family w:val="swiss"/>
    <w:pitch w:val="variable"/>
    <w:sig w:usb0="E4002EFF" w:usb1="C000E47F"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Calibri (Corps)">
    <w:altName w:val="Calibri"/>
    <w:panose1 w:val="00000000000000000000"/>
    <w:charset w:val="00"/>
    <w:family w:val="roman"/>
    <w:notTrueType/>
    <w:pitch w:val="default"/>
  </w:font>
  <w:font w:name="Liberation Serif">
    <w:altName w:val="Times New Roman"/>
    <w:panose1 w:val="02020603050405020304"/>
    <w:charset w:val="01"/>
    <w:family w:val="roman"/>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203B90"/>
    <w:multiLevelType w:val="multilevel"/>
    <w:tmpl w:val="A16E6180"/>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pStyle w:val="berschrift3"/>
      <w:lvlText w:val="%1.%2.%3"/>
      <w:lvlJc w:val="left"/>
      <w:pPr>
        <w:tabs>
          <w:tab w:val="num" w:pos="0"/>
        </w:tabs>
        <w:ind w:left="720" w:hanging="720"/>
      </w:pPr>
    </w:lvl>
    <w:lvl w:ilvl="3">
      <w:start w:val="1"/>
      <w:numFmt w:val="decimal"/>
      <w:pStyle w:val="berschrift4"/>
      <w:lvlText w:val="%1.%2.%3.%4"/>
      <w:lvlJc w:val="left"/>
      <w:pPr>
        <w:tabs>
          <w:tab w:val="num" w:pos="0"/>
        </w:tabs>
        <w:ind w:left="864" w:hanging="864"/>
      </w:pPr>
    </w:lvl>
    <w:lvl w:ilvl="4">
      <w:start w:val="1"/>
      <w:numFmt w:val="decimal"/>
      <w:pStyle w:val="berschrift5"/>
      <w:lvlText w:val="%1.%2.%3.%4.%5"/>
      <w:lvlJc w:val="left"/>
      <w:pPr>
        <w:tabs>
          <w:tab w:val="num" w:pos="0"/>
        </w:tabs>
        <w:ind w:left="1008" w:hanging="1008"/>
      </w:pPr>
    </w:lvl>
    <w:lvl w:ilvl="5">
      <w:start w:val="1"/>
      <w:numFmt w:val="decimal"/>
      <w:pStyle w:val="berschrift6"/>
      <w:lvlText w:val="%1.%2.%3.%4.%5.%6"/>
      <w:lvlJc w:val="left"/>
      <w:pPr>
        <w:tabs>
          <w:tab w:val="num" w:pos="0"/>
        </w:tabs>
        <w:ind w:left="1152" w:hanging="1152"/>
      </w:pPr>
    </w:lvl>
    <w:lvl w:ilvl="6">
      <w:start w:val="1"/>
      <w:numFmt w:val="decimal"/>
      <w:pStyle w:val="berschrift7"/>
      <w:lvlText w:val="%1.%2.%3.%4.%5.%6.%7"/>
      <w:lvlJc w:val="left"/>
      <w:pPr>
        <w:tabs>
          <w:tab w:val="num" w:pos="0"/>
        </w:tabs>
        <w:ind w:left="1296" w:hanging="1296"/>
      </w:pPr>
    </w:lvl>
    <w:lvl w:ilvl="7">
      <w:start w:val="1"/>
      <w:numFmt w:val="decimal"/>
      <w:pStyle w:val="berschrift8"/>
      <w:lvlText w:val="%1.%2.%3.%4.%5.%6.%7.%8"/>
      <w:lvlJc w:val="left"/>
      <w:pPr>
        <w:tabs>
          <w:tab w:val="num" w:pos="0"/>
        </w:tabs>
        <w:ind w:left="1440" w:hanging="1440"/>
      </w:pPr>
    </w:lvl>
    <w:lvl w:ilvl="8">
      <w:start w:val="1"/>
      <w:numFmt w:val="decimal"/>
      <w:pStyle w:val="berschrift9"/>
      <w:lvlText w:val="%1.%2.%3.%4.%5.%6.%7.%8.%9"/>
      <w:lvlJc w:val="left"/>
      <w:pPr>
        <w:tabs>
          <w:tab w:val="num" w:pos="0"/>
        </w:tabs>
        <w:ind w:left="1584" w:hanging="1584"/>
      </w:pPr>
    </w:lvl>
  </w:abstractNum>
  <w:abstractNum w:abstractNumId="1" w15:restartNumberingAfterBreak="0">
    <w:nsid w:val="69AD6068"/>
    <w:multiLevelType w:val="multilevel"/>
    <w:tmpl w:val="7A70B1F2"/>
    <w:lvl w:ilvl="0">
      <w:start w:val="1"/>
      <w:numFmt w:val="decimal"/>
      <w:pStyle w:val="PCJEquation"/>
      <w:lvlText w:val="(%1)"/>
      <w:lvlJc w:val="left"/>
      <w:pPr>
        <w:tabs>
          <w:tab w:val="num" w:pos="0"/>
        </w:tabs>
        <w:ind w:left="1021" w:hanging="1021"/>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tthias Lang">
    <w15:presenceInfo w15:providerId="Windows Live" w15:userId="31a56ef9fc813d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B41"/>
    <w:rsid w:val="006D1B41"/>
    <w:rsid w:val="00E82A97"/>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5FF9B"/>
  <w15:docId w15:val="{B8F6F129-C691-44FE-BB96-7BC0CE92C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9B7539"/>
    <w:pPr>
      <w:jc w:val="both"/>
    </w:pPr>
    <w:rPr>
      <w:rFonts w:ascii="Times New Roman" w:eastAsia="Calibri" w:hAnsi="Times New Roman"/>
      <w:color w:val="000000" w:themeColor="text1"/>
      <w:sz w:val="22"/>
      <w:lang w:val="en-US"/>
    </w:rPr>
  </w:style>
  <w:style w:type="paragraph" w:styleId="berschrift1">
    <w:name w:val="heading 1"/>
    <w:basedOn w:val="Standard"/>
    <w:next w:val="Standard"/>
    <w:link w:val="berschrift1Zchn"/>
    <w:uiPriority w:val="9"/>
    <w:qFormat/>
    <w:rsid w:val="003C017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semiHidden/>
    <w:unhideWhenUsed/>
    <w:qFormat/>
    <w:rsid w:val="00EF2E2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semiHidden/>
    <w:unhideWhenUsed/>
    <w:qFormat/>
    <w:rsid w:val="0031149F"/>
    <w:pPr>
      <w:keepNext/>
      <w:keepLines/>
      <w:numPr>
        <w:ilvl w:val="2"/>
        <w:numId w:val="1"/>
      </w:numPr>
      <w:spacing w:before="40"/>
      <w:outlineLvl w:val="2"/>
    </w:pPr>
    <w:rPr>
      <w:rFonts w:asciiTheme="majorHAnsi" w:eastAsiaTheme="majorEastAsia" w:hAnsiTheme="majorHAnsi" w:cstheme="majorBidi"/>
      <w:color w:val="1F3763" w:themeColor="accent1" w:themeShade="7F"/>
      <w:sz w:val="24"/>
    </w:rPr>
  </w:style>
  <w:style w:type="paragraph" w:styleId="berschrift4">
    <w:name w:val="heading 4"/>
    <w:basedOn w:val="Standard"/>
    <w:next w:val="Standard"/>
    <w:link w:val="berschrift4Zchn"/>
    <w:uiPriority w:val="9"/>
    <w:semiHidden/>
    <w:unhideWhenUsed/>
    <w:qFormat/>
    <w:rsid w:val="0031149F"/>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31149F"/>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31149F"/>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31149F"/>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31149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31149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qFormat/>
    <w:rsid w:val="003C017A"/>
    <w:rPr>
      <w:rFonts w:asciiTheme="majorHAnsi" w:eastAsiaTheme="majorEastAsia" w:hAnsiTheme="majorHAnsi" w:cstheme="majorBidi"/>
      <w:color w:val="2F5496" w:themeColor="accent1" w:themeShade="BF"/>
      <w:sz w:val="32"/>
      <w:szCs w:val="32"/>
      <w:lang w:val="en-US"/>
    </w:rPr>
  </w:style>
  <w:style w:type="character" w:customStyle="1" w:styleId="PCJhypertext">
    <w:name w:val="PCJ hypertext"/>
    <w:basedOn w:val="Absatz-Standardschriftart"/>
    <w:uiPriority w:val="1"/>
    <w:qFormat/>
    <w:rsid w:val="007A5286"/>
    <w:rPr>
      <w:rFonts w:ascii="Arial" w:hAnsi="Arial" w:cs="Arial"/>
      <w:color w:val="0432FF"/>
      <w:sz w:val="21"/>
      <w:szCs w:val="21"/>
    </w:rPr>
  </w:style>
  <w:style w:type="character" w:customStyle="1" w:styleId="Mentionnonrsolue1">
    <w:name w:val="Mention non résolue1"/>
    <w:basedOn w:val="Absatz-Standardschriftart"/>
    <w:uiPriority w:val="99"/>
    <w:semiHidden/>
    <w:unhideWhenUsed/>
    <w:qFormat/>
    <w:rsid w:val="007644AF"/>
    <w:rPr>
      <w:color w:val="605E5C"/>
      <w:shd w:val="clear" w:color="auto" w:fill="E1DFDD"/>
    </w:rPr>
  </w:style>
  <w:style w:type="character" w:customStyle="1" w:styleId="KopfzeileZchn">
    <w:name w:val="Kopfzeile Zchn"/>
    <w:basedOn w:val="Absatz-Standardschriftart"/>
    <w:link w:val="Kopfzeile"/>
    <w:uiPriority w:val="99"/>
    <w:qFormat/>
    <w:rsid w:val="00570D85"/>
    <w:rPr>
      <w:rFonts w:ascii="Times New Roman" w:hAnsi="Times New Roman"/>
      <w:color w:val="000000" w:themeColor="text1"/>
      <w:sz w:val="22"/>
      <w:lang w:val="en-US"/>
    </w:rPr>
  </w:style>
  <w:style w:type="character" w:customStyle="1" w:styleId="PCJnotetableCar">
    <w:name w:val="PCJ note table Car"/>
    <w:basedOn w:val="Absatz-Standardschriftart"/>
    <w:link w:val="PCJnotetable"/>
    <w:qFormat/>
    <w:rsid w:val="008D584B"/>
    <w:rPr>
      <w:rFonts w:ascii="Source Sans Pro" w:eastAsia="Times New Roman" w:hAnsi="Source Sans Pro" w:cstheme="minorHAnsi"/>
      <w:sz w:val="18"/>
      <w:lang w:val="en-US"/>
    </w:rPr>
  </w:style>
  <w:style w:type="character" w:customStyle="1" w:styleId="berschrift2Zchn">
    <w:name w:val="Überschrift 2 Zchn"/>
    <w:basedOn w:val="Absatz-Standardschriftart"/>
    <w:link w:val="berschrift2"/>
    <w:uiPriority w:val="9"/>
    <w:semiHidden/>
    <w:qFormat/>
    <w:rsid w:val="00EF2E2C"/>
    <w:rPr>
      <w:rFonts w:asciiTheme="majorHAnsi" w:eastAsiaTheme="majorEastAsia" w:hAnsiTheme="majorHAnsi" w:cstheme="majorBidi"/>
      <w:color w:val="2F5496" w:themeColor="accent1" w:themeShade="BF"/>
      <w:sz w:val="26"/>
      <w:szCs w:val="26"/>
      <w:lang w:val="en-US"/>
    </w:rPr>
  </w:style>
  <w:style w:type="character" w:customStyle="1" w:styleId="berschrift3Zchn">
    <w:name w:val="Überschrift 3 Zchn"/>
    <w:basedOn w:val="Absatz-Standardschriftart"/>
    <w:link w:val="berschrift3"/>
    <w:uiPriority w:val="9"/>
    <w:semiHidden/>
    <w:qFormat/>
    <w:rsid w:val="0031149F"/>
    <w:rPr>
      <w:rFonts w:asciiTheme="majorHAnsi" w:eastAsiaTheme="majorEastAsia" w:hAnsiTheme="majorHAnsi" w:cstheme="majorBidi"/>
      <w:color w:val="1F3763" w:themeColor="accent1" w:themeShade="7F"/>
      <w:lang w:val="en-US"/>
    </w:rPr>
  </w:style>
  <w:style w:type="character" w:customStyle="1" w:styleId="berschrift4Zchn">
    <w:name w:val="Überschrift 4 Zchn"/>
    <w:basedOn w:val="Absatz-Standardschriftart"/>
    <w:link w:val="berschrift4"/>
    <w:uiPriority w:val="9"/>
    <w:semiHidden/>
    <w:qFormat/>
    <w:rsid w:val="0031149F"/>
    <w:rPr>
      <w:rFonts w:asciiTheme="majorHAnsi" w:eastAsiaTheme="majorEastAsia" w:hAnsiTheme="majorHAnsi" w:cstheme="majorBidi"/>
      <w:i/>
      <w:iCs/>
      <w:color w:val="2F5496" w:themeColor="accent1" w:themeShade="BF"/>
      <w:sz w:val="22"/>
      <w:lang w:val="en-US"/>
    </w:rPr>
  </w:style>
  <w:style w:type="character" w:customStyle="1" w:styleId="berschrift5Zchn">
    <w:name w:val="Überschrift 5 Zchn"/>
    <w:basedOn w:val="Absatz-Standardschriftart"/>
    <w:link w:val="berschrift5"/>
    <w:uiPriority w:val="9"/>
    <w:semiHidden/>
    <w:qFormat/>
    <w:rsid w:val="0031149F"/>
    <w:rPr>
      <w:rFonts w:asciiTheme="majorHAnsi" w:eastAsiaTheme="majorEastAsia" w:hAnsiTheme="majorHAnsi" w:cstheme="majorBidi"/>
      <w:color w:val="2F5496" w:themeColor="accent1" w:themeShade="BF"/>
      <w:sz w:val="22"/>
      <w:lang w:val="en-US"/>
    </w:rPr>
  </w:style>
  <w:style w:type="character" w:customStyle="1" w:styleId="berschrift6Zchn">
    <w:name w:val="Überschrift 6 Zchn"/>
    <w:basedOn w:val="Absatz-Standardschriftart"/>
    <w:link w:val="berschrift6"/>
    <w:uiPriority w:val="9"/>
    <w:semiHidden/>
    <w:qFormat/>
    <w:rsid w:val="0031149F"/>
    <w:rPr>
      <w:rFonts w:asciiTheme="majorHAnsi" w:eastAsiaTheme="majorEastAsia" w:hAnsiTheme="majorHAnsi" w:cstheme="majorBidi"/>
      <w:color w:val="1F3763" w:themeColor="accent1" w:themeShade="7F"/>
      <w:sz w:val="22"/>
      <w:lang w:val="en-US"/>
    </w:rPr>
  </w:style>
  <w:style w:type="character" w:customStyle="1" w:styleId="berschrift7Zchn">
    <w:name w:val="Überschrift 7 Zchn"/>
    <w:basedOn w:val="Absatz-Standardschriftart"/>
    <w:link w:val="berschrift7"/>
    <w:uiPriority w:val="9"/>
    <w:semiHidden/>
    <w:qFormat/>
    <w:rsid w:val="0031149F"/>
    <w:rPr>
      <w:rFonts w:asciiTheme="majorHAnsi" w:eastAsiaTheme="majorEastAsia" w:hAnsiTheme="majorHAnsi" w:cstheme="majorBidi"/>
      <w:i/>
      <w:iCs/>
      <w:color w:val="1F3763" w:themeColor="accent1" w:themeShade="7F"/>
      <w:sz w:val="22"/>
      <w:lang w:val="en-US"/>
    </w:rPr>
  </w:style>
  <w:style w:type="character" w:customStyle="1" w:styleId="berschrift8Zchn">
    <w:name w:val="Überschrift 8 Zchn"/>
    <w:basedOn w:val="Absatz-Standardschriftart"/>
    <w:link w:val="berschrift8"/>
    <w:uiPriority w:val="9"/>
    <w:semiHidden/>
    <w:qFormat/>
    <w:rsid w:val="0031149F"/>
    <w:rPr>
      <w:rFonts w:asciiTheme="majorHAnsi" w:eastAsiaTheme="majorEastAsia" w:hAnsiTheme="majorHAnsi" w:cstheme="majorBidi"/>
      <w:color w:val="272727" w:themeColor="text1" w:themeTint="D8"/>
      <w:sz w:val="21"/>
      <w:szCs w:val="21"/>
      <w:lang w:val="en-US"/>
    </w:rPr>
  </w:style>
  <w:style w:type="character" w:customStyle="1" w:styleId="berschrift9Zchn">
    <w:name w:val="Überschrift 9 Zchn"/>
    <w:basedOn w:val="Absatz-Standardschriftart"/>
    <w:link w:val="berschrift9"/>
    <w:uiPriority w:val="9"/>
    <w:semiHidden/>
    <w:qFormat/>
    <w:rsid w:val="0031149F"/>
    <w:rPr>
      <w:rFonts w:asciiTheme="majorHAnsi" w:eastAsiaTheme="majorEastAsia" w:hAnsiTheme="majorHAnsi" w:cstheme="majorBidi"/>
      <w:i/>
      <w:iCs/>
      <w:color w:val="272727" w:themeColor="text1" w:themeTint="D8"/>
      <w:sz w:val="21"/>
      <w:szCs w:val="21"/>
      <w:lang w:val="en-US"/>
    </w:rPr>
  </w:style>
  <w:style w:type="character" w:styleId="Platzhaltertext">
    <w:name w:val="Placeholder Text"/>
    <w:basedOn w:val="Absatz-Standardschriftart"/>
    <w:uiPriority w:val="99"/>
    <w:semiHidden/>
    <w:qFormat/>
    <w:rsid w:val="006E2074"/>
    <w:rPr>
      <w:color w:val="808080"/>
    </w:rPr>
  </w:style>
  <w:style w:type="character" w:styleId="BesuchterLink">
    <w:name w:val="FollowedHyperlink"/>
    <w:basedOn w:val="Absatz-Standardschriftart"/>
    <w:uiPriority w:val="99"/>
    <w:semiHidden/>
    <w:unhideWhenUsed/>
    <w:rsid w:val="009F0303"/>
    <w:rPr>
      <w:color w:val="954F72" w:themeColor="followedHyperlink"/>
      <w:u w:val="single"/>
    </w:rPr>
  </w:style>
  <w:style w:type="character" w:customStyle="1" w:styleId="SprechblasentextZchn">
    <w:name w:val="Sprechblasentext Zchn"/>
    <w:basedOn w:val="Absatz-Standardschriftart"/>
    <w:link w:val="Sprechblasentext"/>
    <w:uiPriority w:val="99"/>
    <w:semiHidden/>
    <w:qFormat/>
    <w:rsid w:val="002D6619"/>
    <w:rPr>
      <w:rFonts w:ascii="Segoe UI" w:hAnsi="Segoe UI" w:cs="Segoe UI"/>
      <w:color w:val="000000" w:themeColor="text1"/>
      <w:sz w:val="18"/>
      <w:szCs w:val="18"/>
      <w:lang w:val="en-US"/>
    </w:rPr>
  </w:style>
  <w:style w:type="character" w:styleId="NichtaufgelsteErwhnung">
    <w:name w:val="Unresolved Mention"/>
    <w:basedOn w:val="Absatz-Standardschriftart"/>
    <w:uiPriority w:val="99"/>
    <w:semiHidden/>
    <w:unhideWhenUsed/>
    <w:qFormat/>
    <w:rsid w:val="00ED381F"/>
    <w:rPr>
      <w:color w:val="605E5C"/>
      <w:shd w:val="clear" w:color="auto" w:fill="E1DFDD"/>
    </w:rPr>
  </w:style>
  <w:style w:type="character" w:styleId="SchwacheHervorhebung">
    <w:name w:val="Subtle Emphasis"/>
    <w:basedOn w:val="Absatz-Standardschriftart"/>
    <w:uiPriority w:val="19"/>
    <w:qFormat/>
    <w:rsid w:val="001D7263"/>
    <w:rPr>
      <w:i/>
      <w:iCs/>
      <w:color w:val="404040" w:themeColor="text1" w:themeTint="BF"/>
    </w:rPr>
  </w:style>
  <w:style w:type="character" w:styleId="Zeilennummer">
    <w:name w:val="line number"/>
    <w:basedOn w:val="Absatz-Standardschriftart"/>
    <w:uiPriority w:val="99"/>
    <w:semiHidden/>
    <w:unhideWhenUsed/>
    <w:rsid w:val="001D7263"/>
  </w:style>
  <w:style w:type="character" w:styleId="Hyperlink">
    <w:name w:val="Hyperlink"/>
    <w:rPr>
      <w:color w:val="000080"/>
      <w:u w:val="single"/>
    </w:rPr>
  </w:style>
  <w:style w:type="paragraph" w:customStyle="1" w:styleId="berschrift">
    <w:name w:val="Überschrift"/>
    <w:basedOn w:val="Standard"/>
    <w:next w:val="Textkrper"/>
    <w:qFormat/>
    <w:pPr>
      <w:keepNext/>
      <w:spacing w:before="240" w:after="120"/>
    </w:pPr>
    <w:rPr>
      <w:rFonts w:ascii="Liberation Sans" w:eastAsia="Noto Sans CJK SC" w:hAnsi="Liberation Sans" w:cs="Noto Sans Devanagari"/>
      <w:sz w:val="28"/>
      <w:szCs w:val="28"/>
    </w:rPr>
  </w:style>
  <w:style w:type="paragraph" w:styleId="Textkrper">
    <w:name w:val="Body Text"/>
    <w:basedOn w:val="Standard"/>
    <w:pPr>
      <w:spacing w:after="140" w:line="276" w:lineRule="auto"/>
    </w:pPr>
  </w:style>
  <w:style w:type="paragraph" w:styleId="Liste">
    <w:name w:val="List"/>
    <w:basedOn w:val="Textkrper"/>
    <w:rPr>
      <w:rFonts w:cs="Noto Sans Devanagari"/>
    </w:rPr>
  </w:style>
  <w:style w:type="paragraph" w:styleId="Beschriftung">
    <w:name w:val="caption"/>
    <w:basedOn w:val="Standard"/>
    <w:qFormat/>
    <w:pPr>
      <w:suppressLineNumbers/>
      <w:spacing w:before="120" w:after="120"/>
    </w:pPr>
    <w:rPr>
      <w:rFonts w:cs="Noto Sans Devanagari"/>
      <w:i/>
      <w:iCs/>
      <w:sz w:val="24"/>
    </w:rPr>
  </w:style>
  <w:style w:type="paragraph" w:customStyle="1" w:styleId="Verzeichnis">
    <w:name w:val="Verzeichnis"/>
    <w:basedOn w:val="Standard"/>
    <w:qFormat/>
    <w:pPr>
      <w:suppressLineNumbers/>
    </w:pPr>
    <w:rPr>
      <w:rFonts w:cs="Noto Sans Devanagari"/>
    </w:rPr>
  </w:style>
  <w:style w:type="paragraph" w:customStyle="1" w:styleId="berschriftuser">
    <w:name w:val="Überschrift (user)"/>
    <w:basedOn w:val="Standard"/>
    <w:next w:val="Textkrper"/>
    <w:qFormat/>
    <w:pPr>
      <w:keepNext/>
      <w:spacing w:before="240" w:after="120"/>
    </w:pPr>
    <w:rPr>
      <w:rFonts w:ascii="Liberation Sans" w:eastAsia="Noto Sans CJK SC" w:hAnsi="Liberation Sans" w:cs="Noto Sans Devanagari"/>
      <w:sz w:val="28"/>
      <w:szCs w:val="28"/>
    </w:rPr>
  </w:style>
  <w:style w:type="paragraph" w:customStyle="1" w:styleId="Verzeichnisuser">
    <w:name w:val="Verzeichnis (user)"/>
    <w:basedOn w:val="Standard"/>
    <w:qFormat/>
    <w:pPr>
      <w:suppressLineNumbers/>
    </w:pPr>
    <w:rPr>
      <w:rFonts w:cs="Noto Sans Devanagari"/>
    </w:rPr>
  </w:style>
  <w:style w:type="paragraph" w:styleId="Verzeichnis1">
    <w:name w:val="toc 1"/>
    <w:basedOn w:val="Standard"/>
    <w:next w:val="Standard"/>
    <w:autoRedefine/>
    <w:uiPriority w:val="39"/>
    <w:semiHidden/>
    <w:unhideWhenUsed/>
    <w:rsid w:val="00065997"/>
    <w:pPr>
      <w:spacing w:after="100"/>
    </w:pPr>
  </w:style>
  <w:style w:type="paragraph" w:customStyle="1" w:styleId="PCJSection">
    <w:name w:val="PCJ Section"/>
    <w:next w:val="PCJtext"/>
    <w:qFormat/>
    <w:rsid w:val="007A5286"/>
    <w:pPr>
      <w:keepNext/>
      <w:spacing w:before="240" w:after="240"/>
      <w:jc w:val="center"/>
    </w:pPr>
    <w:rPr>
      <w:rFonts w:ascii="Arial" w:eastAsia="Calibri" w:hAnsi="Arial"/>
      <w:b/>
      <w:color w:val="000000" w:themeColor="text1"/>
      <w:sz w:val="26"/>
      <w:lang w:val="en-US"/>
    </w:rPr>
  </w:style>
  <w:style w:type="paragraph" w:customStyle="1" w:styleId="PCJtext">
    <w:name w:val="PCJ text"/>
    <w:qFormat/>
    <w:rsid w:val="007A5286"/>
    <w:pPr>
      <w:spacing w:after="240" w:line="259" w:lineRule="auto"/>
      <w:ind w:firstLine="318"/>
      <w:contextualSpacing/>
      <w:jc w:val="both"/>
    </w:pPr>
    <w:rPr>
      <w:rFonts w:ascii="Arial" w:eastAsia="Times New Roman" w:hAnsi="Arial" w:cs="Calibri (Corps)"/>
      <w:sz w:val="21"/>
      <w:lang w:val="en-US" w:eastAsia="fr-FR"/>
    </w:rPr>
  </w:style>
  <w:style w:type="paragraph" w:styleId="Verzeichnis2">
    <w:name w:val="toc 2"/>
    <w:basedOn w:val="Standard"/>
    <w:next w:val="Standard"/>
    <w:autoRedefine/>
    <w:uiPriority w:val="39"/>
    <w:semiHidden/>
    <w:unhideWhenUsed/>
    <w:rsid w:val="005C533D"/>
    <w:pPr>
      <w:spacing w:after="100"/>
      <w:ind w:left="220"/>
    </w:pPr>
  </w:style>
  <w:style w:type="paragraph" w:customStyle="1" w:styleId="PCJcaptionfigure">
    <w:name w:val="PCJ caption figure"/>
    <w:basedOn w:val="PCJtext"/>
    <w:qFormat/>
    <w:rsid w:val="00FC2B94"/>
    <w:pPr>
      <w:spacing w:line="240" w:lineRule="auto"/>
      <w:ind w:left="851" w:right="851" w:firstLine="0"/>
    </w:pPr>
    <w:rPr>
      <w:sz w:val="20"/>
    </w:rPr>
  </w:style>
  <w:style w:type="paragraph" w:customStyle="1" w:styleId="PCJFigure">
    <w:name w:val="PCJ Figure"/>
    <w:next w:val="PCJtext"/>
    <w:qFormat/>
    <w:rsid w:val="001C1440"/>
    <w:pPr>
      <w:spacing w:before="240" w:after="240"/>
      <w:jc w:val="center"/>
    </w:pPr>
    <w:rPr>
      <w:rFonts w:ascii="Calibri" w:eastAsia="Times New Roman" w:hAnsi="Calibri" w:cstheme="minorHAnsi"/>
      <w:sz w:val="21"/>
      <w:lang w:eastAsia="fr-FR"/>
    </w:rPr>
  </w:style>
  <w:style w:type="paragraph" w:customStyle="1" w:styleId="PCJtablelegend">
    <w:name w:val="PCJ table legend"/>
    <w:basedOn w:val="PCJtext"/>
    <w:next w:val="PCJtext"/>
    <w:qFormat/>
    <w:rsid w:val="00FC2B94"/>
    <w:pPr>
      <w:spacing w:before="240" w:line="240" w:lineRule="auto"/>
      <w:ind w:left="851" w:right="851" w:firstLine="0"/>
    </w:pPr>
    <w:rPr>
      <w:color w:val="000000" w:themeColor="text1"/>
      <w:sz w:val="20"/>
    </w:rPr>
  </w:style>
  <w:style w:type="paragraph" w:customStyle="1" w:styleId="PCJTable">
    <w:name w:val="PCJ Table"/>
    <w:next w:val="PCJtext"/>
    <w:qFormat/>
    <w:rsid w:val="001C1440"/>
    <w:pPr>
      <w:widowControl w:val="0"/>
    </w:pPr>
    <w:rPr>
      <w:rFonts w:ascii="Calibri" w:eastAsia="Calibri" w:hAnsi="Calibri" w:cstheme="minorHAnsi"/>
      <w:color w:val="000000" w:themeColor="text1"/>
      <w:sz w:val="16"/>
      <w:lang w:val="en-US"/>
    </w:rPr>
  </w:style>
  <w:style w:type="paragraph" w:customStyle="1" w:styleId="PCJEquation">
    <w:name w:val="PCJ Equation"/>
    <w:basedOn w:val="PCJtext"/>
    <w:qFormat/>
    <w:rsid w:val="00AB6637"/>
    <w:pPr>
      <w:numPr>
        <w:numId w:val="2"/>
      </w:numPr>
      <w:tabs>
        <w:tab w:val="center" w:pos="4678"/>
      </w:tabs>
      <w:spacing w:before="240" w:line="240" w:lineRule="auto"/>
    </w:pPr>
  </w:style>
  <w:style w:type="paragraph" w:customStyle="1" w:styleId="PCJReference">
    <w:name w:val="PCJ Reference"/>
    <w:basedOn w:val="PCJtext"/>
    <w:qFormat/>
    <w:rsid w:val="00A95F25"/>
    <w:pPr>
      <w:spacing w:after="220"/>
      <w:ind w:left="289" w:hanging="289"/>
    </w:pPr>
  </w:style>
  <w:style w:type="paragraph" w:customStyle="1" w:styleId="PCJSubsection">
    <w:name w:val="PCJ Subsection"/>
    <w:basedOn w:val="PCJtext"/>
    <w:next w:val="PCJtext"/>
    <w:qFormat/>
    <w:rsid w:val="007A5286"/>
    <w:pPr>
      <w:keepNext/>
      <w:spacing w:after="120"/>
      <w:ind w:firstLine="0"/>
    </w:pPr>
    <w:rPr>
      <w:b/>
    </w:rPr>
  </w:style>
  <w:style w:type="paragraph" w:customStyle="1" w:styleId="Kopf-Fuzeileuser">
    <w:name w:val="Kopf-/Fußzeile (user)"/>
    <w:basedOn w:val="Standard"/>
    <w:qFormat/>
  </w:style>
  <w:style w:type="paragraph" w:customStyle="1" w:styleId="Kopf-Fuzeile">
    <w:name w:val="Kopf-/Fußzeile"/>
    <w:basedOn w:val="Standard"/>
    <w:qFormat/>
  </w:style>
  <w:style w:type="paragraph" w:styleId="Kopfzeile">
    <w:name w:val="header"/>
    <w:basedOn w:val="Standard"/>
    <w:link w:val="KopfzeileZchn"/>
    <w:uiPriority w:val="99"/>
    <w:unhideWhenUsed/>
    <w:rsid w:val="00570D85"/>
    <w:pPr>
      <w:suppressLineNumbers/>
      <w:tabs>
        <w:tab w:val="center" w:pos="4536"/>
        <w:tab w:val="right" w:pos="9072"/>
      </w:tabs>
    </w:pPr>
  </w:style>
  <w:style w:type="paragraph" w:customStyle="1" w:styleId="PCJnotetable">
    <w:name w:val="PCJ note table"/>
    <w:link w:val="PCJnotetableCar"/>
    <w:qFormat/>
    <w:rsid w:val="008D584B"/>
    <w:pPr>
      <w:spacing w:after="240"/>
      <w:ind w:left="851" w:right="851"/>
      <w:contextualSpacing/>
      <w:jc w:val="both"/>
    </w:pPr>
    <w:rPr>
      <w:rFonts w:ascii="Source Sans Pro" w:eastAsia="Times New Roman" w:hAnsi="Source Sans Pro" w:cstheme="minorHAnsi"/>
      <w:sz w:val="18"/>
      <w:lang w:val="en-US"/>
    </w:rPr>
  </w:style>
  <w:style w:type="paragraph" w:customStyle="1" w:styleId="PCJSub-subsection">
    <w:name w:val="PCJ Sub-subsection"/>
    <w:basedOn w:val="PCJtext"/>
    <w:next w:val="PCJtext"/>
    <w:qFormat/>
    <w:rsid w:val="00B135AF"/>
    <w:pPr>
      <w:keepNext/>
      <w:spacing w:before="120" w:after="0"/>
      <w:ind w:firstLine="0"/>
    </w:pPr>
    <w:rPr>
      <w:i/>
    </w:rPr>
  </w:style>
  <w:style w:type="paragraph" w:styleId="StandardWeb">
    <w:name w:val="Normal (Web)"/>
    <w:basedOn w:val="Standard"/>
    <w:uiPriority w:val="99"/>
    <w:unhideWhenUsed/>
    <w:qFormat/>
    <w:rsid w:val="00F00E7C"/>
    <w:pPr>
      <w:spacing w:beforeAutospacing="1" w:afterAutospacing="1"/>
      <w:jc w:val="left"/>
    </w:pPr>
    <w:rPr>
      <w:rFonts w:eastAsia="Times New Roman" w:cs="Times New Roman"/>
      <w:sz w:val="24"/>
      <w:lang w:val="fr-FR" w:eastAsia="fr-FR"/>
    </w:rPr>
  </w:style>
  <w:style w:type="paragraph" w:styleId="Sprechblasentext">
    <w:name w:val="Balloon Text"/>
    <w:basedOn w:val="Standard"/>
    <w:link w:val="SprechblasentextZchn"/>
    <w:uiPriority w:val="99"/>
    <w:semiHidden/>
    <w:unhideWhenUsed/>
    <w:qFormat/>
    <w:rsid w:val="002D6619"/>
    <w:rPr>
      <w:rFonts w:ascii="Segoe UI" w:hAnsi="Segoe UI" w:cs="Segoe UI"/>
      <w:sz w:val="18"/>
      <w:szCs w:val="18"/>
    </w:rPr>
  </w:style>
  <w:style w:type="paragraph" w:styleId="berarbeitung">
    <w:name w:val="Revision"/>
    <w:uiPriority w:val="99"/>
    <w:semiHidden/>
    <w:qFormat/>
    <w:rsid w:val="00E531AD"/>
    <w:rPr>
      <w:rFonts w:ascii="Times New Roman" w:eastAsia="Calibri" w:hAnsi="Times New Roman"/>
      <w:color w:val="000000" w:themeColor="text1"/>
      <w:sz w:val="22"/>
      <w:lang w:val="en-US"/>
    </w:rPr>
  </w:style>
  <w:style w:type="paragraph" w:customStyle="1" w:styleId="Kommentaruser">
    <w:name w:val="Kommentar (user)"/>
    <w:basedOn w:val="Standard"/>
    <w:qFormat/>
    <w:pPr>
      <w:spacing w:before="56"/>
      <w:ind w:left="57" w:right="57"/>
    </w:pPr>
    <w:rPr>
      <w:sz w:val="20"/>
      <w:szCs w:val="20"/>
    </w:rPr>
  </w:style>
  <w:style w:type="paragraph" w:styleId="Titel">
    <w:name w:val="Title"/>
    <w:basedOn w:val="berschriftuser"/>
    <w:next w:val="Textkrper"/>
    <w:qFormat/>
    <w:pPr>
      <w:jc w:val="center"/>
    </w:pPr>
    <w:rPr>
      <w:b/>
      <w:bCs/>
      <w:sz w:val="56"/>
      <w:szCs w:val="56"/>
    </w:rPr>
  </w:style>
  <w:style w:type="paragraph" w:customStyle="1" w:styleId="Kommentar">
    <w:name w:val="Kommentar"/>
    <w:basedOn w:val="Standard"/>
    <w:qFormat/>
    <w:pPr>
      <w:spacing w:before="56"/>
      <w:ind w:left="57" w:right="57"/>
    </w:pPr>
    <w:rPr>
      <w:sz w:val="20"/>
      <w:szCs w:val="20"/>
    </w:rPr>
  </w:style>
  <w:style w:type="numbering" w:customStyle="1" w:styleId="KeineListeuser">
    <w:name w:val="Keine Liste (user)"/>
    <w:uiPriority w:val="99"/>
    <w:semiHidden/>
    <w:unhideWhenUsed/>
    <w:qFormat/>
  </w:style>
  <w:style w:type="table" w:styleId="Tabellenraster">
    <w:name w:val="Table Grid"/>
    <w:basedOn w:val="NormaleTabelle"/>
    <w:uiPriority w:val="39"/>
    <w:rsid w:val="00DB5C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4">
    <w:name w:val="Plain Table 4"/>
    <w:basedOn w:val="NormaleTabelle"/>
    <w:uiPriority w:val="44"/>
    <w:rsid w:val="00DB5C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Kommentartext">
    <w:name w:val="annotation text"/>
    <w:basedOn w:val="Standard"/>
    <w:link w:val="KommentartextZchn"/>
    <w:uiPriority w:val="99"/>
    <w:semiHidden/>
    <w:unhideWhenUsed/>
    <w:rPr>
      <w:sz w:val="20"/>
      <w:szCs w:val="20"/>
    </w:rPr>
  </w:style>
  <w:style w:type="character" w:customStyle="1" w:styleId="KommentartextZchn">
    <w:name w:val="Kommentartext Zchn"/>
    <w:basedOn w:val="Absatz-Standardschriftart"/>
    <w:link w:val="Kommentartext"/>
    <w:uiPriority w:val="99"/>
    <w:semiHidden/>
    <w:rPr>
      <w:rFonts w:ascii="Times New Roman" w:eastAsia="Calibri" w:hAnsi="Times New Roman"/>
      <w:color w:val="000000" w:themeColor="text1"/>
      <w:sz w:val="20"/>
      <w:szCs w:val="20"/>
      <w:lang w:val="en-US"/>
    </w:rPr>
  </w:style>
  <w:style w:type="character" w:styleId="Kommentarzeichen">
    <w:name w:val="annotation reference"/>
    <w:basedOn w:val="Absatz-Standardschriftar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skosmos.dbprojects.uni-bonn.de/hector/en/" TargetMode="External"/><Relationship Id="rId18" Type="http://schemas.openxmlformats.org/officeDocument/2006/relationships/hyperlink" Target="https://www.clir.org/pubs/reports/pub92/" TargetMode="External"/><Relationship Id="rId26" Type="http://schemas.openxmlformats.org/officeDocument/2006/relationships/hyperlink" Target="https://doi.org/10.1038/sdata.2016.18" TargetMode="External"/><Relationship Id="rId3" Type="http://schemas.openxmlformats.org/officeDocument/2006/relationships/styles" Target="styles.xml"/><Relationship Id="rId21" Type="http://schemas.openxmlformats.org/officeDocument/2006/relationships/hyperlink" Target="https://doi.org/10.1017/aap.2026.10152" TargetMode="External"/><Relationship Id="rId7" Type="http://schemas.microsoft.com/office/2011/relationships/commentsExtended" Target="commentsExtended.xml"/><Relationship Id="rId12" Type="http://schemas.openxmlformats.org/officeDocument/2006/relationships/hyperlink" Target="https://www.vldb.org/conf/2001/P625.pdf" TargetMode="External"/><Relationship Id="rId17" Type="http://schemas.openxmlformats.org/officeDocument/2006/relationships/hyperlink" Target="https://doi.org/10.5194/isprs-annals-X-M-2-2025-193-2025" TargetMode="External"/><Relationship Id="rId25" Type="http://schemas.openxmlformats.org/officeDocument/2006/relationships/hyperlink" Target="https://doi.org/10.11588/portal.hai" TargetMode="External"/><Relationship Id="rId2" Type="http://schemas.openxmlformats.org/officeDocument/2006/relationships/numbering" Target="numbering.xml"/><Relationship Id="rId16" Type="http://schemas.openxmlformats.org/officeDocument/2006/relationships/hyperlink" Target="https://doi.org/10.60507/FK2/MHT0HM" TargetMode="External"/><Relationship Id="rId20" Type="http://schemas.openxmlformats.org/officeDocument/2006/relationships/hyperlink" Target="https://gitlab.pcss.pl/dnm_public/sw/2026_3dbigdataspace/-/tree/2026-07-01"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archivaria.ca/index.php/archivaria/article/view/11567" TargetMode="External"/><Relationship Id="rId24" Type="http://schemas.openxmlformats.org/officeDocument/2006/relationships/hyperlink" Target="https://doi.org/10.13140/RG.2.2.22223.96163" TargetMode="External"/><Relationship Id="rId5" Type="http://schemas.openxmlformats.org/officeDocument/2006/relationships/webSettings" Target="webSettings.xml"/><Relationship Id="rId15" Type="http://schemas.openxmlformats.org/officeDocument/2006/relationships/hyperlink" Target="https://doi.org/10.11588/diglit.3456" TargetMode="External"/><Relationship Id="rId23" Type="http://schemas.openxmlformats.org/officeDocument/2006/relationships/hyperlink" Target="https://doi.org/10.5281/zenodo.21679801" TargetMode="External"/><Relationship Id="rId28" Type="http://schemas.openxmlformats.org/officeDocument/2006/relationships/fontTable" Target="fontTable.xml"/><Relationship Id="rId10" Type="http://schemas.openxmlformats.org/officeDocument/2006/relationships/hyperlink" Target="https://www.timemachine.eu/3dbigdataspace/" TargetMode="External"/><Relationship Id="rId19" Type="http://schemas.openxmlformats.org/officeDocument/2006/relationships/hyperlink" Target="https://www.clir.org/pubs/reports/pub92/" TargetMode="External"/><Relationship Id="rId31"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hyperlink" Target="https://doi.org/10.5802/fake.doi" TargetMode="External"/><Relationship Id="rId14" Type="http://schemas.openxmlformats.org/officeDocument/2006/relationships/hyperlink" Target="https://www.khronos.org/assets/uploads/developers/presentations/AI-Powered_Standards_BOF_-_SIGGRAPH_Jul26.pdf" TargetMode="External"/><Relationship Id="rId22" Type="http://schemas.openxmlformats.org/officeDocument/2006/relationships/hyperlink" Target="https://www.myminifactory.com/object/3d-print-fragment-from-the-funerary-monument-of-nikarete-58169" TargetMode="External"/><Relationship Id="rId27" Type="http://schemas.openxmlformats.org/officeDocument/2006/relationships/hyperlink" Target="https://doi.org/10.1007/s10502-010-9119-9" TargetMode="External"/><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77EDB2-1D62-4EB4-9F62-441A057D1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9499</Words>
  <Characters>59844</Characters>
  <Application>Microsoft Office Word</Application>
  <DocSecurity>0</DocSecurity>
  <Lines>498</Lines>
  <Paragraphs>138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Matthias Lang</dc:creator>
  <cp:lastModifiedBy>Matthias Lang</cp:lastModifiedBy>
  <cp:revision>2</cp:revision>
  <dcterms:created xsi:type="dcterms:W3CDTF">2026-10-23T08:09:00Z</dcterms:created>
  <dcterms:modified xsi:type="dcterms:W3CDTF">2026-10-23T08:09:00Z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2026-10-21T13:04:00Z</dcterms:created>
  <dc:creator/>
  <dc:description/>
  <dc:language>de-DE</dc:language>
  <cp:lastModifiedBy/>
  <cp:lastPrinted>2021-09-14T07:30:00Z</cp:lastPrinted>
  <dcterms:modified xsi:type="dcterms:W3CDTF">2026-10-22T15:01:55Z</dcterms:modified>
  <cp:revision>15</cp:revision>
  <dc:subject/>
  <dc:title/>
</cp:coreProperties>
</file>